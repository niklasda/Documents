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41E1" w:rsidRDefault="005841E1">
      <w:pPr>
        <w:pStyle w:val="Heading1"/>
        <w:spacing w:line="276" w:lineRule="auto"/>
        <w:rPr>
          <w:rFonts w:ascii="Book Antiqua" w:hAnsi="Book Antiqua"/>
          <w:sz w:val="22"/>
          <w:szCs w:val="22"/>
          <w:lang w:val="sv-SE"/>
        </w:rPr>
      </w:pPr>
      <w:ins w:id="0" w:author="Niklas" w:date="2011-05-20T19:04:00Z">
        <w:r>
          <w:rPr>
            <w:rFonts w:ascii="Book Antiqua" w:hAnsi="Book Antiqua"/>
            <w:b w:val="0"/>
            <w:bCs w:val="0"/>
            <w:noProof/>
            <w:kern w:val="0"/>
            <w:sz w:val="22"/>
            <w:szCs w:val="22"/>
            <w:lang w:val="sv-SE" w:eastAsia="sv-SE"/>
          </w:rPr>
          <w:drawing>
            <wp:inline distT="0" distB="0" distL="0" distR="0">
              <wp:extent cx="3524250" cy="4800600"/>
              <wp:effectExtent l="0" t="0" r="0" b="0"/>
              <wp:docPr id="1" name="Picture 1" descr="C:\Users\Niklas\Pictures\Peters Bilder\just outside of town 2 svartv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las\Pictures\Peters Bilder\just outside of town 2 svartvi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24250" cy="4800600"/>
                      </a:xfrm>
                      <a:prstGeom prst="rect">
                        <a:avLst/>
                      </a:prstGeom>
                      <a:noFill/>
                      <a:ln>
                        <a:noFill/>
                      </a:ln>
                    </pic:spPr>
                  </pic:pic>
                </a:graphicData>
              </a:graphic>
            </wp:inline>
          </w:drawing>
        </w:r>
      </w:ins>
    </w:p>
    <w:p w:rsidR="005841E1" w:rsidRDefault="005841E1" w:rsidP="005841E1">
      <w:pPr>
        <w:rPr>
          <w:kern w:val="32"/>
        </w:rPr>
      </w:pPr>
      <w:r>
        <w:br w:type="page"/>
      </w:r>
    </w:p>
    <w:p w:rsidR="004B5CA7" w:rsidRDefault="004B5CA7">
      <w:pPr>
        <w:pStyle w:val="Heading1"/>
        <w:spacing w:line="276" w:lineRule="auto"/>
        <w:rPr>
          <w:ins w:id="1" w:author="Niklas" w:date="2011-02-09T13:26:00Z"/>
          <w:rFonts w:ascii="Book Antiqua" w:hAnsi="Book Antiqua"/>
          <w:sz w:val="22"/>
          <w:szCs w:val="22"/>
        </w:rPr>
        <w:pPrChange w:id="2" w:author="Niklas" w:date="2011-02-09T13:18:00Z">
          <w:pPr>
            <w:spacing w:line="360" w:lineRule="auto"/>
          </w:pPr>
        </w:pPrChange>
      </w:pPr>
      <w:bookmarkStart w:id="3" w:name="_GoBack"/>
      <w:bookmarkEnd w:id="3"/>
      <w:ins w:id="4" w:author="Niklas" w:date="2011-02-09T13:26:00Z">
        <w:r>
          <w:rPr>
            <w:rFonts w:ascii="Book Antiqua" w:hAnsi="Book Antiqua"/>
            <w:sz w:val="22"/>
            <w:szCs w:val="22"/>
            <w:lang w:val="sv-SE"/>
          </w:rPr>
          <w:lastRenderedPageBreak/>
          <w:t>Elden</w:t>
        </w:r>
      </w:ins>
    </w:p>
    <w:p w:rsidR="009236A8" w:rsidRPr="00023073" w:rsidDel="0056051D" w:rsidRDefault="009236A8">
      <w:pPr>
        <w:pStyle w:val="Title"/>
        <w:spacing w:line="276" w:lineRule="auto"/>
        <w:rPr>
          <w:del w:id="5" w:author="IT Tekniker" w:date="2010-08-20T14:30:00Z"/>
          <w:rFonts w:ascii="Book Antiqua" w:hAnsi="Book Antiqua"/>
          <w:sz w:val="22"/>
          <w:szCs w:val="22"/>
          <w:rPrChange w:id="6" w:author="Niklas" w:date="2011-02-09T13:16:00Z">
            <w:rPr>
              <w:del w:id="7" w:author="IT Tekniker" w:date="2010-08-20T14:30:00Z"/>
            </w:rPr>
          </w:rPrChange>
        </w:rPr>
        <w:pPrChange w:id="8" w:author="Niklas" w:date="2011-02-09T13:18:00Z">
          <w:pPr>
            <w:spacing w:line="360" w:lineRule="auto"/>
          </w:pPr>
        </w:pPrChange>
      </w:pPr>
      <w:ins w:id="9" w:author="Niklas Dahlman" w:date="2010-02-14T15:02:00Z">
        <w:del w:id="10" w:author="IT Tekniker" w:date="2010-08-20T14:30:00Z">
          <w:r w:rsidRPr="00023073" w:rsidDel="0056051D">
            <w:rPr>
              <w:rFonts w:ascii="Book Antiqua" w:hAnsi="Book Antiqua"/>
              <w:sz w:val="22"/>
              <w:szCs w:val="22"/>
              <w:rPrChange w:id="11" w:author="Niklas" w:date="2011-02-09T13:16:00Z">
                <w:rPr/>
              </w:rPrChange>
            </w:rPr>
            <w:delText>Varulvsmunkarna</w:delText>
          </w:r>
        </w:del>
      </w:ins>
      <w:ins w:id="12" w:author="Niklas Dahlman" w:date="2010-03-12T14:54:00Z">
        <w:del w:id="13" w:author="IT Tekniker" w:date="2010-08-20T14:30:00Z">
          <w:r w:rsidRPr="00023073" w:rsidDel="0056051D">
            <w:rPr>
              <w:rFonts w:ascii="Book Antiqua" w:hAnsi="Book Antiqua"/>
              <w:sz w:val="22"/>
              <w:szCs w:val="22"/>
              <w:rPrChange w:id="14" w:author="Niklas" w:date="2011-02-09T13:16:00Z">
                <w:rPr/>
              </w:rPrChange>
            </w:rPr>
            <w:delText>, sällskapet, vetenskapen</w:delText>
          </w:r>
        </w:del>
      </w:ins>
      <w:ins w:id="15" w:author="Niklas Dahlman" w:date="2010-03-11T15:07:00Z">
        <w:del w:id="16" w:author="IT Tekniker" w:date="2010-08-20T14:30:00Z">
          <w:r w:rsidRPr="00023073" w:rsidDel="0056051D">
            <w:rPr>
              <w:rFonts w:ascii="Book Antiqua" w:hAnsi="Book Antiqua"/>
              <w:sz w:val="22"/>
              <w:szCs w:val="22"/>
              <w:rPrChange w:id="17" w:author="Niklas" w:date="2011-02-09T13:16:00Z">
                <w:rPr/>
              </w:rPrChange>
            </w:rPr>
            <w:delText xml:space="preserve"> (kapitel 6)</w:delText>
          </w:r>
        </w:del>
      </w:ins>
    </w:p>
    <w:p w:rsidR="006D632F" w:rsidRPr="00023073" w:rsidRDefault="006D632F">
      <w:pPr>
        <w:pStyle w:val="Heading1"/>
        <w:spacing w:line="276" w:lineRule="auto"/>
        <w:rPr>
          <w:rFonts w:ascii="Book Antiqua" w:hAnsi="Book Antiqua"/>
          <w:sz w:val="22"/>
          <w:szCs w:val="22"/>
          <w:rPrChange w:id="18" w:author="Niklas" w:date="2011-02-09T13:16:00Z">
            <w:rPr/>
          </w:rPrChange>
        </w:rPr>
        <w:pPrChange w:id="19" w:author="Niklas" w:date="2011-02-09T13:18:00Z">
          <w:pPr>
            <w:spacing w:line="360" w:lineRule="auto"/>
          </w:pPr>
        </w:pPrChange>
      </w:pPr>
      <w:r w:rsidRPr="00023073">
        <w:rPr>
          <w:rFonts w:ascii="Book Antiqua" w:hAnsi="Book Antiqua"/>
          <w:sz w:val="22"/>
          <w:szCs w:val="22"/>
          <w:rPrChange w:id="20" w:author="Niklas" w:date="2011-02-09T13:16:00Z">
            <w:rPr>
              <w:b/>
              <w:bCs/>
            </w:rPr>
          </w:rPrChange>
        </w:rPr>
        <w:t>1</w:t>
      </w:r>
    </w:p>
    <w:p w:rsidR="006D632F" w:rsidRPr="00023073" w:rsidRDefault="006D632F">
      <w:pPr>
        <w:spacing w:line="276" w:lineRule="auto"/>
        <w:rPr>
          <w:rFonts w:ascii="Book Antiqua" w:hAnsi="Book Antiqua"/>
          <w:sz w:val="22"/>
          <w:szCs w:val="22"/>
          <w:rPrChange w:id="21" w:author="Niklas" w:date="2011-02-09T13:16:00Z">
            <w:rPr>
              <w:sz w:val="24"/>
            </w:rPr>
          </w:rPrChange>
        </w:rPr>
        <w:pPrChange w:id="22" w:author="Niklas" w:date="2011-02-09T13:18:00Z">
          <w:pPr>
            <w:spacing w:line="360" w:lineRule="auto"/>
          </w:pPr>
        </w:pPrChange>
      </w:pPr>
    </w:p>
    <w:p w:rsidR="006D632F" w:rsidRDefault="006D632F">
      <w:pPr>
        <w:pStyle w:val="BodyText"/>
        <w:spacing w:line="276" w:lineRule="auto"/>
        <w:rPr>
          <w:ins w:id="23" w:author="Niklas" w:date="2011-02-09T13:33:00Z"/>
          <w:rFonts w:ascii="Book Antiqua" w:hAnsi="Book Antiqua"/>
          <w:sz w:val="22"/>
          <w:szCs w:val="22"/>
        </w:rPr>
        <w:pPrChange w:id="24" w:author="Niklas" w:date="2011-02-09T13:18:00Z">
          <w:pPr>
            <w:pStyle w:val="BodyText"/>
          </w:pPr>
        </w:pPrChange>
      </w:pPr>
      <w:r w:rsidRPr="00023073">
        <w:rPr>
          <w:rFonts w:ascii="Book Antiqua" w:hAnsi="Book Antiqua"/>
          <w:sz w:val="22"/>
          <w:szCs w:val="22"/>
          <w:rPrChange w:id="25" w:author="Niklas" w:date="2011-02-09T13:16:00Z">
            <w:rPr/>
          </w:rPrChange>
        </w:rPr>
        <w:t xml:space="preserve">Om man följer vattnet motströms mot sydväst tar det inte lång tid förrän man är framme. Denna sista flod, genom tusentals små ilande bäckar, försörjer landskapet här i Provence med sitt livgivande vatten. Små </w:t>
      </w:r>
      <w:commentRangeStart w:id="26"/>
      <w:r w:rsidRPr="00023073">
        <w:rPr>
          <w:rFonts w:ascii="Book Antiqua" w:hAnsi="Book Antiqua"/>
          <w:sz w:val="22"/>
          <w:szCs w:val="22"/>
          <w:rPrChange w:id="27" w:author="Niklas" w:date="2011-02-09T13:16:00Z">
            <w:rPr/>
          </w:rPrChange>
        </w:rPr>
        <w:t xml:space="preserve">skogsmossor </w:t>
      </w:r>
      <w:commentRangeEnd w:id="26"/>
      <w:r w:rsidRPr="00023073">
        <w:rPr>
          <w:rStyle w:val="CommentReference"/>
          <w:rFonts w:ascii="Book Antiqua" w:hAnsi="Book Antiqua"/>
          <w:sz w:val="22"/>
          <w:szCs w:val="22"/>
          <w:rPrChange w:id="28" w:author="Niklas" w:date="2011-02-09T13:16:00Z">
            <w:rPr>
              <w:rStyle w:val="CommentReference"/>
            </w:rPr>
          </w:rPrChange>
        </w:rPr>
        <w:commentReference w:id="26"/>
      </w:r>
      <w:r w:rsidRPr="00023073">
        <w:rPr>
          <w:rFonts w:ascii="Book Antiqua" w:hAnsi="Book Antiqua"/>
          <w:sz w:val="22"/>
          <w:szCs w:val="22"/>
          <w:rPrChange w:id="29" w:author="Niklas" w:date="2011-02-09T13:16:00Z">
            <w:rPr/>
          </w:rPrChange>
        </w:rPr>
        <w:t xml:space="preserve">och några enstaka sandbankar berikar vattnet med sina mineraler och sköljs över under regniga perioder och även någon gång av vinterns smältande snö. Tidens tand nöter ständigt ner den växtlighet som sträcker sig för långt ut från strandkanten, och tar med sig skott och knoppar till platser närmare mynningen mot Medelhavet. Transporten sker ömsom kvickt, ömsom inte alls, och inte sällan hamnar många blivande träd och växter på en yta som är för liten för att kunna ta till sig dem alla. Det händer att floden höjer sin röst och sköljer över närliggande markremsor och förvandlar tusenåriga stolta trädstammar till lik med en kraft som är både långvarig och ytterst envis. Snokar, gröna grodor, kraxande fåglar och en och annan hare befolkar båda sidor av den framrusande blå massan. Det både dånar och porlar beroende på var man befinner sig och hur man lyssnar mitt i skogens grönbruna fjäderskrud. Undervegetationen är allt som oftast kraftig av kli och högt gräs och närapå ogenomtränglig för en människa. Färgglada blommor och bärbuskar fungerar som oplanerade men återkommande ornament, ofta </w:t>
      </w:r>
      <w:r w:rsidRPr="00023073">
        <w:rPr>
          <w:rFonts w:ascii="Book Antiqua" w:hAnsi="Book Antiqua"/>
          <w:sz w:val="22"/>
          <w:szCs w:val="22"/>
          <w:rPrChange w:id="30" w:author="Niklas" w:date="2011-02-09T13:16:00Z">
            <w:rPr/>
          </w:rPrChange>
        </w:rPr>
        <w:lastRenderedPageBreak/>
        <w:t>vindpinade och hindrade att växa till sig på grund av grönskans täthet. Kanske spelar också naturens dofter in? Som en frän parfym i en kvav och fuktig jordkällare ligger luften inpressad mellan den bevuxna marken och trädens täta lövverk. Varenda form, färg och lukt beblandas i detta myller av intryck där helheten är så påtaglig att det enskilda knappt är möjligt för sinnena att isolera och än mindre begripa.</w:t>
      </w:r>
    </w:p>
    <w:p w:rsidR="00863E35" w:rsidRPr="00023073" w:rsidRDefault="00863E35">
      <w:pPr>
        <w:pStyle w:val="BodyText"/>
        <w:spacing w:line="276" w:lineRule="auto"/>
        <w:rPr>
          <w:ins w:id="31" w:author="Niklas Dahlman" w:date="2010-02-14T15:00:00Z"/>
          <w:rFonts w:ascii="Book Antiqua" w:hAnsi="Book Antiqua"/>
          <w:sz w:val="22"/>
          <w:szCs w:val="22"/>
          <w:rPrChange w:id="32" w:author="Niklas" w:date="2011-02-09T13:16:00Z">
            <w:rPr>
              <w:ins w:id="33" w:author="Niklas Dahlman" w:date="2010-02-14T15:00:00Z"/>
            </w:rPr>
          </w:rPrChange>
        </w:rPr>
        <w:pPrChange w:id="34" w:author="Niklas" w:date="2011-02-09T13:18:00Z">
          <w:pPr>
            <w:pStyle w:val="BodyText"/>
          </w:pPr>
        </w:pPrChange>
      </w:pPr>
    </w:p>
    <w:p w:rsidR="006D632F" w:rsidRDefault="006D632F">
      <w:pPr>
        <w:pStyle w:val="BodyText"/>
        <w:spacing w:line="276" w:lineRule="auto"/>
        <w:jc w:val="center"/>
        <w:rPr>
          <w:ins w:id="35" w:author="Niklas" w:date="2011-02-09T13:33:00Z"/>
          <w:rFonts w:ascii="Book Antiqua" w:hAnsi="Book Antiqua"/>
          <w:sz w:val="22"/>
          <w:szCs w:val="22"/>
        </w:rPr>
        <w:pPrChange w:id="36" w:author="Niklas" w:date="2011-02-09T13:18:00Z">
          <w:pPr>
            <w:pStyle w:val="BodyText"/>
          </w:pPr>
        </w:pPrChange>
      </w:pPr>
      <w:ins w:id="37" w:author="Niklas Dahlman" w:date="2010-02-14T15:00:00Z">
        <w:r w:rsidRPr="00023073">
          <w:rPr>
            <w:rFonts w:ascii="Book Antiqua" w:hAnsi="Book Antiqua"/>
            <w:sz w:val="22"/>
            <w:szCs w:val="22"/>
            <w:rPrChange w:id="38" w:author="Niklas" w:date="2011-02-09T13:16:00Z">
              <w:rPr/>
            </w:rPrChange>
          </w:rPr>
          <w:t>*</w:t>
        </w:r>
      </w:ins>
      <w:ins w:id="39" w:author="Niklas Dahlman" w:date="2010-02-14T15:01:00Z">
        <w:r w:rsidRPr="00023073">
          <w:rPr>
            <w:rFonts w:ascii="Book Antiqua" w:hAnsi="Book Antiqua"/>
            <w:sz w:val="22"/>
            <w:szCs w:val="22"/>
            <w:rPrChange w:id="40" w:author="Niklas" w:date="2011-02-09T13:16:00Z">
              <w:rPr/>
            </w:rPrChange>
          </w:rPr>
          <w:t xml:space="preserve"> </w:t>
        </w:r>
      </w:ins>
      <w:ins w:id="41" w:author="Niklas Dahlman" w:date="2010-02-14T15:00:00Z">
        <w:r w:rsidRPr="00023073">
          <w:rPr>
            <w:rFonts w:ascii="Book Antiqua" w:hAnsi="Book Antiqua"/>
            <w:sz w:val="22"/>
            <w:szCs w:val="22"/>
            <w:rPrChange w:id="42" w:author="Niklas" w:date="2011-02-09T13:16:00Z">
              <w:rPr/>
            </w:rPrChange>
          </w:rPr>
          <w:t>*</w:t>
        </w:r>
      </w:ins>
      <w:ins w:id="43" w:author="Niklas Dahlman" w:date="2010-02-14T15:01:00Z">
        <w:r w:rsidRPr="00023073">
          <w:rPr>
            <w:rFonts w:ascii="Book Antiqua" w:hAnsi="Book Antiqua"/>
            <w:sz w:val="22"/>
            <w:szCs w:val="22"/>
            <w:rPrChange w:id="44" w:author="Niklas" w:date="2011-02-09T13:16:00Z">
              <w:rPr/>
            </w:rPrChange>
          </w:rPr>
          <w:t xml:space="preserve"> </w:t>
        </w:r>
      </w:ins>
      <w:ins w:id="45" w:author="Niklas Dahlman" w:date="2010-02-14T15:00:00Z">
        <w:r w:rsidRPr="00023073">
          <w:rPr>
            <w:rFonts w:ascii="Book Antiqua" w:hAnsi="Book Antiqua"/>
            <w:sz w:val="22"/>
            <w:szCs w:val="22"/>
            <w:rPrChange w:id="46" w:author="Niklas" w:date="2011-02-09T13:16:00Z">
              <w:rPr/>
            </w:rPrChange>
          </w:rPr>
          <w:t>*</w:t>
        </w:r>
      </w:ins>
    </w:p>
    <w:p w:rsidR="00863E35" w:rsidRPr="00023073" w:rsidRDefault="00863E35">
      <w:pPr>
        <w:pStyle w:val="BodyText"/>
        <w:spacing w:line="276" w:lineRule="auto"/>
        <w:jc w:val="center"/>
        <w:rPr>
          <w:rFonts w:ascii="Book Antiqua" w:hAnsi="Book Antiqua"/>
          <w:sz w:val="22"/>
          <w:szCs w:val="22"/>
          <w:rPrChange w:id="47" w:author="Niklas" w:date="2011-02-09T13:16:00Z">
            <w:rPr/>
          </w:rPrChange>
        </w:rPr>
        <w:pPrChange w:id="48" w:author="Niklas" w:date="2011-02-09T13:18:00Z">
          <w:pPr>
            <w:pStyle w:val="BodyText"/>
          </w:pPr>
        </w:pPrChange>
      </w:pPr>
    </w:p>
    <w:p w:rsidR="006D632F" w:rsidRPr="00023073" w:rsidRDefault="006D632F">
      <w:pPr>
        <w:spacing w:line="276" w:lineRule="auto"/>
        <w:rPr>
          <w:rFonts w:ascii="Book Antiqua" w:hAnsi="Book Antiqua"/>
          <w:sz w:val="22"/>
          <w:szCs w:val="22"/>
          <w:rPrChange w:id="49" w:author="Niklas" w:date="2011-02-09T13:16:00Z">
            <w:rPr>
              <w:sz w:val="24"/>
            </w:rPr>
          </w:rPrChange>
        </w:rPr>
        <w:pPrChange w:id="50" w:author="Niklas" w:date="2011-02-09T13:18:00Z">
          <w:pPr>
            <w:spacing w:line="360" w:lineRule="auto"/>
          </w:pPr>
        </w:pPrChange>
      </w:pPr>
      <w:r w:rsidRPr="00023073">
        <w:rPr>
          <w:rFonts w:ascii="Book Antiqua" w:hAnsi="Book Antiqua"/>
          <w:sz w:val="22"/>
          <w:szCs w:val="22"/>
          <w:rPrChange w:id="51" w:author="Niklas" w:date="2011-02-09T13:16:00Z">
            <w:rPr>
              <w:sz w:val="24"/>
            </w:rPr>
          </w:rPrChange>
        </w:rPr>
        <w:t xml:space="preserve">  Det har precis börjar mörkna vid </w:t>
      </w:r>
      <w:proofErr w:type="spellStart"/>
      <w:r w:rsidRPr="00023073">
        <w:rPr>
          <w:rFonts w:ascii="Book Antiqua" w:hAnsi="Book Antiqua"/>
          <w:sz w:val="22"/>
          <w:szCs w:val="22"/>
          <w:rPrChange w:id="52" w:author="Niklas" w:date="2011-02-09T13:16:00Z">
            <w:rPr>
              <w:sz w:val="24"/>
            </w:rPr>
          </w:rPrChange>
        </w:rPr>
        <w:t>place</w:t>
      </w:r>
      <w:proofErr w:type="spellEnd"/>
      <w:r w:rsidRPr="00023073">
        <w:rPr>
          <w:rFonts w:ascii="Book Antiqua" w:hAnsi="Book Antiqua"/>
          <w:sz w:val="22"/>
          <w:szCs w:val="22"/>
          <w:rPrChange w:id="53" w:author="Niklas" w:date="2011-02-09T13:16:00Z">
            <w:rPr>
              <w:sz w:val="24"/>
            </w:rPr>
          </w:rPrChange>
        </w:rPr>
        <w:t xml:space="preserve"> de </w:t>
      </w:r>
      <w:proofErr w:type="spellStart"/>
      <w:r w:rsidRPr="00023073">
        <w:rPr>
          <w:rFonts w:ascii="Book Antiqua" w:hAnsi="Book Antiqua"/>
          <w:sz w:val="22"/>
          <w:szCs w:val="22"/>
          <w:rPrChange w:id="54" w:author="Niklas" w:date="2011-02-09T13:16:00Z">
            <w:rPr>
              <w:sz w:val="24"/>
            </w:rPr>
          </w:rPrChange>
        </w:rPr>
        <w:t>Grèves</w:t>
      </w:r>
      <w:proofErr w:type="spellEnd"/>
      <w:r w:rsidRPr="00023073">
        <w:rPr>
          <w:rFonts w:ascii="Book Antiqua" w:hAnsi="Book Antiqua"/>
          <w:sz w:val="22"/>
          <w:szCs w:val="22"/>
          <w:rPrChange w:id="55" w:author="Niklas" w:date="2011-02-09T13:16:00Z">
            <w:rPr>
              <w:sz w:val="24"/>
            </w:rPr>
          </w:rPrChange>
        </w:rPr>
        <w:t xml:space="preserve"> när Emma stänger porten bakom sig till restaurant du Port, lokalen där hon tillbringat kvällen. För att vara försommar har solen gått ner förhållandevis tidigt och träden är ännu inte alldeles gröna. Himlen är glanslöst grå och molnfri. Från den intilliggande hamnen känns den påtagliga stanken från garvarna och fiskmånglarnas stånd i vattenbrynet.</w:t>
      </w:r>
    </w:p>
    <w:p w:rsidR="006D632F" w:rsidRPr="00023073" w:rsidRDefault="006D632F">
      <w:pPr>
        <w:spacing w:line="276" w:lineRule="auto"/>
        <w:rPr>
          <w:rFonts w:ascii="Book Antiqua" w:hAnsi="Book Antiqua"/>
          <w:sz w:val="22"/>
          <w:szCs w:val="22"/>
          <w:rPrChange w:id="56" w:author="Niklas" w:date="2011-02-09T13:16:00Z">
            <w:rPr>
              <w:sz w:val="24"/>
            </w:rPr>
          </w:rPrChange>
        </w:rPr>
        <w:pPrChange w:id="57" w:author="Niklas" w:date="2011-02-09T13:18:00Z">
          <w:pPr>
            <w:spacing w:line="360" w:lineRule="auto"/>
          </w:pPr>
        </w:pPrChange>
      </w:pPr>
      <w:r w:rsidRPr="00023073">
        <w:rPr>
          <w:rFonts w:ascii="Book Antiqua" w:hAnsi="Book Antiqua"/>
          <w:sz w:val="22"/>
          <w:szCs w:val="22"/>
          <w:rPrChange w:id="58" w:author="Niklas" w:date="2011-02-09T13:16:00Z">
            <w:rPr>
              <w:sz w:val="24"/>
            </w:rPr>
          </w:rPrChange>
        </w:rPr>
        <w:t xml:space="preserve">  </w:t>
      </w:r>
      <w:proofErr w:type="spellStart"/>
      <w:r w:rsidRPr="00023073">
        <w:rPr>
          <w:rFonts w:ascii="Book Antiqua" w:hAnsi="Book Antiqua"/>
          <w:sz w:val="22"/>
          <w:szCs w:val="22"/>
          <w:rPrChange w:id="59" w:author="Niklas" w:date="2011-02-09T13:16:00Z">
            <w:rPr>
              <w:sz w:val="24"/>
            </w:rPr>
          </w:rPrChange>
        </w:rPr>
        <w:t>Rue</w:t>
      </w:r>
      <w:proofErr w:type="spellEnd"/>
      <w:r w:rsidRPr="00023073">
        <w:rPr>
          <w:rFonts w:ascii="Book Antiqua" w:hAnsi="Book Antiqua"/>
          <w:sz w:val="22"/>
          <w:szCs w:val="22"/>
          <w:rPrChange w:id="60" w:author="Niklas" w:date="2011-02-09T13:16:00Z">
            <w:rPr>
              <w:sz w:val="24"/>
            </w:rPr>
          </w:rPrChange>
        </w:rPr>
        <w:t xml:space="preserve"> </w:t>
      </w:r>
      <w:proofErr w:type="spellStart"/>
      <w:r w:rsidRPr="00023073">
        <w:rPr>
          <w:rFonts w:ascii="Book Antiqua" w:hAnsi="Book Antiqua"/>
          <w:sz w:val="22"/>
          <w:szCs w:val="22"/>
          <w:rPrChange w:id="61" w:author="Niklas" w:date="2011-02-09T13:16:00Z">
            <w:rPr>
              <w:sz w:val="24"/>
            </w:rPr>
          </w:rPrChange>
        </w:rPr>
        <w:t>Sylvabelle</w:t>
      </w:r>
      <w:proofErr w:type="spellEnd"/>
      <w:r w:rsidRPr="00023073">
        <w:rPr>
          <w:rFonts w:ascii="Book Antiqua" w:hAnsi="Book Antiqua"/>
          <w:sz w:val="22"/>
          <w:szCs w:val="22"/>
          <w:rPrChange w:id="62" w:author="Niklas" w:date="2011-02-09T13:16:00Z">
            <w:rPr>
              <w:sz w:val="24"/>
            </w:rPr>
          </w:rPrChange>
        </w:rPr>
        <w:t xml:space="preserve"> ligger tyst och stilla framför henne, och hon kan fortfarande höra sorlet inifrån restaurangen genom de blyinfattade rutorna. Gatan och de intilliggande kvarteren ligger alldeles öde. Rännstenen jämte trottoaren släpper ifrån sig ett lätt porlande sus och vid foten av ett gathörn blir en rund plätt ljus och varm av gaslampan ovanför.  Emma korsar gatan och tar till vänster när hon kommer upp på den motsatta trottoarkanten. Alla portar är stängda och fönstren </w:t>
      </w:r>
      <w:ins w:id="63" w:author="IT Tekniker" w:date="2010-08-18T15:47:00Z">
        <w:r w:rsidR="00CB3B27" w:rsidRPr="00023073">
          <w:rPr>
            <w:rFonts w:ascii="Book Antiqua" w:hAnsi="Book Antiqua"/>
            <w:sz w:val="22"/>
            <w:szCs w:val="22"/>
            <w:rPrChange w:id="64" w:author="Niklas" w:date="2011-02-09T13:16:00Z">
              <w:rPr>
                <w:sz w:val="24"/>
              </w:rPr>
            </w:rPrChange>
          </w:rPr>
          <w:lastRenderedPageBreak/>
          <w:t xml:space="preserve">igenbommade </w:t>
        </w:r>
      </w:ins>
      <w:commentRangeStart w:id="65"/>
      <w:del w:id="66" w:author="IT Tekniker" w:date="2010-08-18T15:47:00Z">
        <w:r w:rsidRPr="00023073" w:rsidDel="00CB3B27">
          <w:rPr>
            <w:rFonts w:ascii="Book Antiqua" w:hAnsi="Book Antiqua"/>
            <w:sz w:val="22"/>
            <w:szCs w:val="22"/>
            <w:rPrChange w:id="67" w:author="Niklas" w:date="2011-02-09T13:16:00Z">
              <w:rPr>
                <w:sz w:val="24"/>
              </w:rPr>
            </w:rPrChange>
          </w:rPr>
          <w:delText xml:space="preserve">tillbommade </w:delText>
        </w:r>
      </w:del>
      <w:commentRangeEnd w:id="65"/>
      <w:r w:rsidRPr="00023073">
        <w:rPr>
          <w:rStyle w:val="CommentReference"/>
          <w:rFonts w:ascii="Book Antiqua" w:hAnsi="Book Antiqua"/>
          <w:sz w:val="22"/>
          <w:szCs w:val="22"/>
          <w:rPrChange w:id="68" w:author="Niklas" w:date="2011-02-09T13:16:00Z">
            <w:rPr>
              <w:rStyle w:val="CommentReference"/>
            </w:rPr>
          </w:rPrChange>
        </w:rPr>
        <w:commentReference w:id="65"/>
      </w:r>
      <w:r w:rsidRPr="00023073">
        <w:rPr>
          <w:rFonts w:ascii="Book Antiqua" w:hAnsi="Book Antiqua"/>
          <w:sz w:val="22"/>
          <w:szCs w:val="22"/>
          <w:rPrChange w:id="69" w:author="Niklas" w:date="2011-02-09T13:16:00Z">
            <w:rPr>
              <w:sz w:val="24"/>
            </w:rPr>
          </w:rPrChange>
        </w:rPr>
        <w:t xml:space="preserve">med fernissade </w:t>
      </w:r>
      <w:commentRangeStart w:id="70"/>
      <w:r w:rsidRPr="00023073">
        <w:rPr>
          <w:rFonts w:ascii="Book Antiqua" w:hAnsi="Book Antiqua"/>
          <w:sz w:val="22"/>
          <w:szCs w:val="22"/>
          <w:rPrChange w:id="71" w:author="Niklas" w:date="2011-02-09T13:16:00Z">
            <w:rPr>
              <w:sz w:val="24"/>
            </w:rPr>
          </w:rPrChange>
        </w:rPr>
        <w:t>träluckor</w:t>
      </w:r>
      <w:del w:id="72" w:author="IT Tekniker" w:date="2010-08-18T15:47:00Z">
        <w:r w:rsidRPr="00023073" w:rsidDel="00CB3B27">
          <w:rPr>
            <w:rFonts w:ascii="Book Antiqua" w:hAnsi="Book Antiqua"/>
            <w:sz w:val="22"/>
            <w:szCs w:val="22"/>
            <w:rPrChange w:id="73" w:author="Niklas" w:date="2011-02-09T13:16:00Z">
              <w:rPr>
                <w:sz w:val="24"/>
              </w:rPr>
            </w:rPrChange>
          </w:rPr>
          <w:delText xml:space="preserve"> </w:delText>
        </w:r>
      </w:del>
      <w:commentRangeEnd w:id="70"/>
      <w:r w:rsidRPr="00023073">
        <w:rPr>
          <w:rStyle w:val="CommentReference"/>
          <w:rFonts w:ascii="Book Antiqua" w:hAnsi="Book Antiqua"/>
          <w:sz w:val="22"/>
          <w:szCs w:val="22"/>
          <w:rPrChange w:id="74" w:author="Niklas" w:date="2011-02-09T13:16:00Z">
            <w:rPr>
              <w:rStyle w:val="CommentReference"/>
            </w:rPr>
          </w:rPrChange>
        </w:rPr>
        <w:commentReference w:id="70"/>
      </w:r>
      <w:commentRangeStart w:id="75"/>
      <w:del w:id="76" w:author="IT Tekniker" w:date="2010-08-18T15:47:00Z">
        <w:r w:rsidRPr="00023073" w:rsidDel="00CB3B27">
          <w:rPr>
            <w:rFonts w:ascii="Book Antiqua" w:hAnsi="Book Antiqua"/>
            <w:sz w:val="22"/>
            <w:szCs w:val="22"/>
            <w:rPrChange w:id="77" w:author="Niklas" w:date="2011-02-09T13:16:00Z">
              <w:rPr>
                <w:sz w:val="24"/>
              </w:rPr>
            </w:rPrChange>
          </w:rPr>
          <w:delText>framför sig</w:delText>
        </w:r>
      </w:del>
      <w:commentRangeEnd w:id="75"/>
      <w:r w:rsidRPr="00023073">
        <w:rPr>
          <w:rStyle w:val="CommentReference"/>
          <w:rFonts w:ascii="Book Antiqua" w:hAnsi="Book Antiqua"/>
          <w:sz w:val="22"/>
          <w:szCs w:val="22"/>
          <w:rPrChange w:id="78" w:author="Niklas" w:date="2011-02-09T13:16:00Z">
            <w:rPr>
              <w:rStyle w:val="CommentReference"/>
            </w:rPr>
          </w:rPrChange>
        </w:rPr>
        <w:commentReference w:id="75"/>
      </w:r>
      <w:r w:rsidRPr="00023073">
        <w:rPr>
          <w:rFonts w:ascii="Book Antiqua" w:hAnsi="Book Antiqua"/>
          <w:sz w:val="22"/>
          <w:szCs w:val="22"/>
          <w:rPrChange w:id="79" w:author="Niklas" w:date="2011-02-09T13:16:00Z">
            <w:rPr>
              <w:sz w:val="24"/>
            </w:rPr>
          </w:rPrChange>
        </w:rPr>
        <w:t xml:space="preserve">, eller alldeles mörka och ogenomträngliga för blotta ögat. Det är nästan som om dessa kvarter bara är en platt kuliss och </w:t>
      </w:r>
      <w:commentRangeStart w:id="80"/>
      <w:del w:id="81" w:author="IT Tekniker" w:date="2010-08-18T15:47:00Z">
        <w:r w:rsidRPr="00023073" w:rsidDel="00CB3B27">
          <w:rPr>
            <w:rFonts w:ascii="Book Antiqua" w:hAnsi="Book Antiqua"/>
            <w:sz w:val="22"/>
            <w:szCs w:val="22"/>
            <w:rPrChange w:id="82" w:author="Niklas" w:date="2011-02-09T13:16:00Z">
              <w:rPr>
                <w:sz w:val="24"/>
              </w:rPr>
            </w:rPrChange>
          </w:rPr>
          <w:delText xml:space="preserve">att </w:delText>
        </w:r>
      </w:del>
      <w:commentRangeEnd w:id="80"/>
      <w:r w:rsidRPr="00023073">
        <w:rPr>
          <w:rStyle w:val="CommentReference"/>
          <w:rFonts w:ascii="Book Antiqua" w:hAnsi="Book Antiqua"/>
          <w:sz w:val="22"/>
          <w:szCs w:val="22"/>
          <w:rPrChange w:id="83" w:author="Niklas" w:date="2011-02-09T13:16:00Z">
            <w:rPr>
              <w:rStyle w:val="CommentReference"/>
            </w:rPr>
          </w:rPrChange>
        </w:rPr>
        <w:commentReference w:id="80"/>
      </w:r>
      <w:r w:rsidRPr="00023073">
        <w:rPr>
          <w:rFonts w:ascii="Book Antiqua" w:hAnsi="Book Antiqua"/>
          <w:sz w:val="22"/>
          <w:szCs w:val="22"/>
          <w:rPrChange w:id="84" w:author="Niklas" w:date="2011-02-09T13:16:00Z">
            <w:rPr>
              <w:sz w:val="24"/>
            </w:rPr>
          </w:rPrChange>
        </w:rPr>
        <w:t>det inte finns något bakom dörrarna och fasadernas ornament.</w:t>
      </w:r>
    </w:p>
    <w:p w:rsidR="006D632F" w:rsidRPr="00023073" w:rsidRDefault="006D632F">
      <w:pPr>
        <w:spacing w:line="276" w:lineRule="auto"/>
        <w:rPr>
          <w:rFonts w:ascii="Book Antiqua" w:hAnsi="Book Antiqua"/>
          <w:sz w:val="22"/>
          <w:szCs w:val="22"/>
          <w:rPrChange w:id="85" w:author="Niklas" w:date="2011-02-09T13:16:00Z">
            <w:rPr>
              <w:sz w:val="24"/>
            </w:rPr>
          </w:rPrChange>
        </w:rPr>
        <w:pPrChange w:id="86" w:author="Niklas" w:date="2011-02-09T13:18:00Z">
          <w:pPr>
            <w:spacing w:line="360" w:lineRule="auto"/>
          </w:pPr>
        </w:pPrChange>
      </w:pPr>
      <w:r w:rsidRPr="00023073">
        <w:rPr>
          <w:rFonts w:ascii="Book Antiqua" w:hAnsi="Book Antiqua"/>
          <w:sz w:val="22"/>
          <w:szCs w:val="22"/>
          <w:rPrChange w:id="87" w:author="Niklas" w:date="2011-02-09T13:16:00Z">
            <w:rPr>
              <w:sz w:val="24"/>
            </w:rPr>
          </w:rPrChange>
        </w:rPr>
        <w:t xml:space="preserve">  Det här är den lyckligaste dagen i hennes liv. I alla fall en av de lyckligaste. Idag har nämligen Valter, hennes far, gett klartecken till hennes giftermål med mannen hon älskar.</w:t>
      </w:r>
      <w:del w:id="88" w:author="IT Tekniker" w:date="2011-01-21T09:45:00Z">
        <w:r w:rsidRPr="00023073" w:rsidDel="000B60C5">
          <w:rPr>
            <w:rFonts w:ascii="Book Antiqua" w:hAnsi="Book Antiqua"/>
            <w:sz w:val="22"/>
            <w:szCs w:val="22"/>
            <w:rPrChange w:id="89" w:author="Niklas" w:date="2011-02-09T13:16:00Z">
              <w:rPr>
                <w:sz w:val="24"/>
              </w:rPr>
            </w:rPrChange>
          </w:rPr>
          <w:delText xml:space="preserve"> Mannen i hennes liv.</w:delText>
        </w:r>
      </w:del>
      <w:r w:rsidRPr="00023073">
        <w:rPr>
          <w:rFonts w:ascii="Book Antiqua" w:hAnsi="Book Antiqua"/>
          <w:sz w:val="22"/>
          <w:szCs w:val="22"/>
          <w:rPrChange w:id="90" w:author="Niklas" w:date="2011-02-09T13:16:00Z">
            <w:rPr>
              <w:sz w:val="24"/>
            </w:rPr>
          </w:rPrChange>
        </w:rPr>
        <w:t xml:space="preserve"> Valter är en eftertänksam och emellanåt sävlig man, och han har en längre tid funderat på huruvida han ska släppa iväg sin yngsta dotter till en man som </w:t>
      </w:r>
      <w:proofErr w:type="spellStart"/>
      <w:r w:rsidRPr="00023073">
        <w:rPr>
          <w:rFonts w:ascii="Book Antiqua" w:hAnsi="Book Antiqua"/>
          <w:sz w:val="22"/>
          <w:szCs w:val="22"/>
          <w:rPrChange w:id="91" w:author="Niklas" w:date="2011-02-09T13:16:00Z">
            <w:rPr>
              <w:sz w:val="24"/>
            </w:rPr>
          </w:rPrChange>
        </w:rPr>
        <w:t>Rueben</w:t>
      </w:r>
      <w:proofErr w:type="spellEnd"/>
      <w:r w:rsidRPr="00023073">
        <w:rPr>
          <w:rFonts w:ascii="Book Antiqua" w:hAnsi="Book Antiqua"/>
          <w:sz w:val="22"/>
          <w:szCs w:val="22"/>
          <w:rPrChange w:id="92" w:author="Niklas" w:date="2011-02-09T13:16:00Z">
            <w:rPr>
              <w:sz w:val="24"/>
            </w:rPr>
          </w:rPrChange>
        </w:rPr>
        <w:t>. Flera till familjen närstående har fått uttala sig i ärendet och det är minsann inte enbart positiva saker som sagts om honom. Men när allt kommer omkring är det ändå bäst om Emma själv får bestämma. Det var så Valter till slut hade uttryckt saken.</w:t>
      </w:r>
    </w:p>
    <w:p w:rsidR="006D632F" w:rsidRPr="00023073" w:rsidRDefault="006D632F">
      <w:pPr>
        <w:spacing w:line="276" w:lineRule="auto"/>
        <w:rPr>
          <w:rFonts w:ascii="Book Antiqua" w:hAnsi="Book Antiqua"/>
          <w:sz w:val="22"/>
          <w:szCs w:val="22"/>
          <w:rPrChange w:id="93" w:author="Niklas" w:date="2011-02-09T13:16:00Z">
            <w:rPr>
              <w:sz w:val="24"/>
            </w:rPr>
          </w:rPrChange>
        </w:rPr>
        <w:pPrChange w:id="94" w:author="Niklas" w:date="2011-02-09T13:18:00Z">
          <w:pPr>
            <w:spacing w:line="360" w:lineRule="auto"/>
          </w:pPr>
        </w:pPrChange>
      </w:pPr>
      <w:r w:rsidRPr="00023073">
        <w:rPr>
          <w:rFonts w:ascii="Book Antiqua" w:hAnsi="Book Antiqua"/>
          <w:sz w:val="22"/>
          <w:szCs w:val="22"/>
          <w:rPrChange w:id="95" w:author="Niklas" w:date="2011-02-09T13:16:00Z">
            <w:rPr>
              <w:sz w:val="24"/>
            </w:rPr>
          </w:rPrChange>
        </w:rPr>
        <w:t xml:space="preserve">  Redan </w:t>
      </w:r>
      <w:ins w:id="96" w:author="IT Tekniker" w:date="2011-01-21T09:43:00Z">
        <w:r w:rsidR="000B60C5" w:rsidRPr="00023073">
          <w:rPr>
            <w:rFonts w:ascii="Book Antiqua" w:hAnsi="Book Antiqua"/>
            <w:sz w:val="22"/>
            <w:szCs w:val="22"/>
            <w:rPrChange w:id="97" w:author="Niklas" w:date="2011-02-09T13:16:00Z">
              <w:rPr>
                <w:sz w:val="24"/>
              </w:rPr>
            </w:rPrChange>
          </w:rPr>
          <w:t>som mycket ung</w:t>
        </w:r>
      </w:ins>
      <w:del w:id="98" w:author="IT Tekniker" w:date="2011-01-21T09:43:00Z">
        <w:r w:rsidRPr="00023073" w:rsidDel="000B60C5">
          <w:rPr>
            <w:rFonts w:ascii="Book Antiqua" w:hAnsi="Book Antiqua"/>
            <w:sz w:val="22"/>
            <w:szCs w:val="22"/>
            <w:rPrChange w:id="99" w:author="Niklas" w:date="2011-02-09T13:16:00Z">
              <w:rPr>
                <w:sz w:val="24"/>
              </w:rPr>
            </w:rPrChange>
          </w:rPr>
          <w:delText>när</w:delText>
        </w:r>
      </w:del>
      <w:ins w:id="100" w:author="IT Tekniker" w:date="2011-01-21T09:43:00Z">
        <w:r w:rsidR="000B60C5" w:rsidRPr="00023073">
          <w:rPr>
            <w:rFonts w:ascii="Book Antiqua" w:hAnsi="Book Antiqua"/>
            <w:sz w:val="22"/>
            <w:szCs w:val="22"/>
            <w:rPrChange w:id="101" w:author="Niklas" w:date="2011-02-09T13:16:00Z">
              <w:rPr>
                <w:sz w:val="24"/>
              </w:rPr>
            </w:rPrChange>
          </w:rPr>
          <w:t xml:space="preserve"> visste</w:t>
        </w:r>
      </w:ins>
      <w:r w:rsidRPr="00023073">
        <w:rPr>
          <w:rFonts w:ascii="Book Antiqua" w:hAnsi="Book Antiqua"/>
          <w:sz w:val="22"/>
          <w:szCs w:val="22"/>
          <w:rPrChange w:id="102" w:author="Niklas" w:date="2011-02-09T13:16:00Z">
            <w:rPr>
              <w:sz w:val="24"/>
            </w:rPr>
          </w:rPrChange>
        </w:rPr>
        <w:t xml:space="preserve"> Emma </w:t>
      </w:r>
      <w:del w:id="103" w:author="IT Tekniker" w:date="2011-01-21T09:43:00Z">
        <w:r w:rsidRPr="00023073" w:rsidDel="000B60C5">
          <w:rPr>
            <w:rFonts w:ascii="Book Antiqua" w:hAnsi="Book Antiqua"/>
            <w:sz w:val="22"/>
            <w:szCs w:val="22"/>
            <w:rPrChange w:id="104" w:author="Niklas" w:date="2011-02-09T13:16:00Z">
              <w:rPr>
                <w:sz w:val="24"/>
              </w:rPr>
            </w:rPrChange>
          </w:rPr>
          <w:delText xml:space="preserve">var barn visste hon </w:delText>
        </w:r>
      </w:del>
      <w:r w:rsidRPr="00023073">
        <w:rPr>
          <w:rFonts w:ascii="Book Antiqua" w:hAnsi="Book Antiqua"/>
          <w:sz w:val="22"/>
          <w:szCs w:val="22"/>
          <w:rPrChange w:id="105" w:author="Niklas" w:date="2011-02-09T13:16:00Z">
            <w:rPr>
              <w:sz w:val="24"/>
            </w:rPr>
          </w:rPrChange>
        </w:rPr>
        <w:t xml:space="preserve">att det var </w:t>
      </w:r>
      <w:proofErr w:type="spellStart"/>
      <w:r w:rsidRPr="00023073">
        <w:rPr>
          <w:rFonts w:ascii="Book Antiqua" w:hAnsi="Book Antiqua"/>
          <w:sz w:val="22"/>
          <w:szCs w:val="22"/>
          <w:rPrChange w:id="106" w:author="Niklas" w:date="2011-02-09T13:16:00Z">
            <w:rPr>
              <w:sz w:val="24"/>
            </w:rPr>
          </w:rPrChange>
        </w:rPr>
        <w:t>Rueben</w:t>
      </w:r>
      <w:proofErr w:type="spellEnd"/>
      <w:r w:rsidRPr="00023073">
        <w:rPr>
          <w:rFonts w:ascii="Book Antiqua" w:hAnsi="Book Antiqua"/>
          <w:sz w:val="22"/>
          <w:szCs w:val="22"/>
          <w:rPrChange w:id="107" w:author="Niklas" w:date="2011-02-09T13:16:00Z">
            <w:rPr>
              <w:sz w:val="24"/>
            </w:rPr>
          </w:rPrChange>
        </w:rPr>
        <w:t xml:space="preserve"> hon ville leva sitt liv tillsammans med. Det har alltid känts naturligt att umgås med honom och de har bokstavligt talat känt varandra sedan de båda låg i vaggan. De växte upp på samma gata och deras familjer har umgåtts en hel del. Nu i våras fick Emma anställning i en sybehörsbutik och det har blivit dags att gifta sig och flytta hemifrån. Detta skulle tvunget firas och därför har hon tillsammans med några släktingar och vänner till familjen ikväll besökt restaurant du Port. Tyvärr hade hon inte möjlighet att stanna längre eftersom hon vill komma i säng tidigt, för det är arbetsdag i morgon. Flera </w:t>
      </w:r>
      <w:r w:rsidRPr="00023073">
        <w:rPr>
          <w:rFonts w:ascii="Book Antiqua" w:hAnsi="Book Antiqua"/>
          <w:sz w:val="22"/>
          <w:szCs w:val="22"/>
          <w:rPrChange w:id="108" w:author="Niklas" w:date="2011-02-09T13:16:00Z">
            <w:rPr>
              <w:sz w:val="24"/>
            </w:rPr>
          </w:rPrChange>
        </w:rPr>
        <w:lastRenderedPageBreak/>
        <w:t>av de andra sitter däremot kvar och pratar. Säkerligen pratar de just nu om henne, men några onda ord sägs nog inte. Nej, det finns inget elakt att säga. De känner ju henne så väl.</w:t>
      </w:r>
    </w:p>
    <w:p w:rsidR="006D632F" w:rsidRPr="00023073" w:rsidRDefault="006D632F">
      <w:pPr>
        <w:spacing w:line="276" w:lineRule="auto"/>
        <w:rPr>
          <w:rFonts w:ascii="Book Antiqua" w:hAnsi="Book Antiqua"/>
          <w:sz w:val="22"/>
          <w:szCs w:val="22"/>
          <w:rPrChange w:id="109" w:author="Niklas" w:date="2011-02-09T13:16:00Z">
            <w:rPr>
              <w:sz w:val="24"/>
            </w:rPr>
          </w:rPrChange>
        </w:rPr>
        <w:pPrChange w:id="110" w:author="Niklas" w:date="2011-02-09T13:18:00Z">
          <w:pPr>
            <w:spacing w:line="360" w:lineRule="auto"/>
          </w:pPr>
        </w:pPrChange>
      </w:pPr>
      <w:r w:rsidRPr="00023073">
        <w:rPr>
          <w:rFonts w:ascii="Book Antiqua" w:hAnsi="Book Antiqua"/>
          <w:sz w:val="22"/>
          <w:szCs w:val="22"/>
          <w:rPrChange w:id="111" w:author="Niklas" w:date="2011-02-09T13:16:00Z">
            <w:rPr>
              <w:sz w:val="24"/>
            </w:rPr>
          </w:rPrChange>
        </w:rPr>
        <w:t xml:space="preserve">  Emma korsar ännu en gata och går in i </w:t>
      </w:r>
      <w:proofErr w:type="spellStart"/>
      <w:r w:rsidRPr="00023073">
        <w:rPr>
          <w:rFonts w:ascii="Book Antiqua" w:hAnsi="Book Antiqua"/>
          <w:sz w:val="22"/>
          <w:szCs w:val="22"/>
          <w:rPrChange w:id="112" w:author="Niklas" w:date="2011-02-09T13:16:00Z">
            <w:rPr>
              <w:sz w:val="24"/>
            </w:rPr>
          </w:rPrChange>
        </w:rPr>
        <w:t>Longchamp</w:t>
      </w:r>
      <w:proofErr w:type="spellEnd"/>
      <w:r w:rsidRPr="00023073">
        <w:rPr>
          <w:rFonts w:ascii="Book Antiqua" w:hAnsi="Book Antiqua"/>
          <w:sz w:val="22"/>
          <w:szCs w:val="22"/>
          <w:rPrChange w:id="113" w:author="Niklas" w:date="2011-02-09T13:16:00Z">
            <w:rPr>
              <w:sz w:val="24"/>
            </w:rPr>
          </w:rPrChange>
        </w:rPr>
        <w:t xml:space="preserve">. Ljuset från gaslampan i gathörnet framför henne är tillräckligt för att hon ska se stigen som leder in i parken, men när hon kommit in några meter blir det alldeles mörkt. Hon går långsamt i beckmörkret. Sakta börjar hennes ögon vänja sig. Under henne prasslar det våta gräset och parken ter sig inte alls skrämmande, vilket hon tyckte </w:t>
      </w:r>
      <w:commentRangeStart w:id="114"/>
      <w:del w:id="115" w:author="IT Tekniker" w:date="2010-08-18T15:47:00Z">
        <w:r w:rsidRPr="00023073" w:rsidDel="00CB3B27">
          <w:rPr>
            <w:rFonts w:ascii="Book Antiqua" w:hAnsi="Book Antiqua"/>
            <w:sz w:val="22"/>
            <w:szCs w:val="22"/>
            <w:rPrChange w:id="116" w:author="Niklas" w:date="2011-02-09T13:16:00Z">
              <w:rPr>
                <w:sz w:val="24"/>
              </w:rPr>
            </w:rPrChange>
          </w:rPr>
          <w:delText>till en början</w:delText>
        </w:r>
      </w:del>
      <w:ins w:id="117" w:author="IT Tekniker" w:date="2010-08-18T15:47:00Z">
        <w:r w:rsidR="00CB3B27" w:rsidRPr="00023073">
          <w:rPr>
            <w:rFonts w:ascii="Book Antiqua" w:hAnsi="Book Antiqua"/>
            <w:sz w:val="22"/>
            <w:szCs w:val="22"/>
            <w:rPrChange w:id="118" w:author="Niklas" w:date="2011-02-09T13:16:00Z">
              <w:rPr>
                <w:sz w:val="24"/>
              </w:rPr>
            </w:rPrChange>
          </w:rPr>
          <w:t>när hon var yngre</w:t>
        </w:r>
      </w:ins>
      <w:r w:rsidRPr="00023073">
        <w:rPr>
          <w:rFonts w:ascii="Book Antiqua" w:hAnsi="Book Antiqua"/>
          <w:sz w:val="22"/>
          <w:szCs w:val="22"/>
          <w:rPrChange w:id="119" w:author="Niklas" w:date="2011-02-09T13:16:00Z">
            <w:rPr>
              <w:sz w:val="24"/>
            </w:rPr>
          </w:rPrChange>
        </w:rPr>
        <w:t xml:space="preserve">. </w:t>
      </w:r>
      <w:commentRangeEnd w:id="114"/>
      <w:r w:rsidRPr="00023073">
        <w:rPr>
          <w:rStyle w:val="CommentReference"/>
          <w:rFonts w:ascii="Book Antiqua" w:hAnsi="Book Antiqua"/>
          <w:sz w:val="22"/>
          <w:szCs w:val="22"/>
          <w:rPrChange w:id="120" w:author="Niklas" w:date="2011-02-09T13:16:00Z">
            <w:rPr>
              <w:rStyle w:val="CommentReference"/>
            </w:rPr>
          </w:rPrChange>
        </w:rPr>
        <w:commentReference w:id="114"/>
      </w:r>
      <w:r w:rsidRPr="00023073">
        <w:rPr>
          <w:rFonts w:ascii="Book Antiqua" w:hAnsi="Book Antiqua"/>
          <w:sz w:val="22"/>
          <w:szCs w:val="22"/>
          <w:rPrChange w:id="121" w:author="Niklas" w:date="2011-02-09T13:16:00Z">
            <w:rPr>
              <w:sz w:val="24"/>
            </w:rPr>
          </w:rPrChange>
        </w:rPr>
        <w:t>Det luktar gott också.</w:t>
      </w:r>
    </w:p>
    <w:p w:rsidR="006D632F" w:rsidRPr="00023073" w:rsidRDefault="006D632F">
      <w:pPr>
        <w:spacing w:line="276" w:lineRule="auto"/>
        <w:rPr>
          <w:rFonts w:ascii="Book Antiqua" w:hAnsi="Book Antiqua"/>
          <w:sz w:val="22"/>
          <w:szCs w:val="22"/>
          <w:rPrChange w:id="122" w:author="Niklas" w:date="2011-02-09T13:16:00Z">
            <w:rPr>
              <w:sz w:val="24"/>
            </w:rPr>
          </w:rPrChange>
        </w:rPr>
        <w:pPrChange w:id="123" w:author="Niklas" w:date="2011-02-09T13:18:00Z">
          <w:pPr>
            <w:spacing w:line="360" w:lineRule="auto"/>
          </w:pPr>
        </w:pPrChange>
      </w:pPr>
      <w:r w:rsidRPr="00023073">
        <w:rPr>
          <w:rFonts w:ascii="Book Antiqua" w:hAnsi="Book Antiqua"/>
          <w:sz w:val="22"/>
          <w:szCs w:val="22"/>
          <w:rPrChange w:id="124" w:author="Niklas" w:date="2011-02-09T13:16:00Z">
            <w:rPr>
              <w:sz w:val="24"/>
            </w:rPr>
          </w:rPrChange>
        </w:rPr>
        <w:t xml:space="preserve">  Nu är hon vuxen, tänker hon och småler vid tanken. Inte ska man vara rädd för mörker när man är vuxen?  Det passar sig verkligen inte. Vad skulle egentligen kunna hända? </w:t>
      </w:r>
    </w:p>
    <w:p w:rsidR="006D632F" w:rsidRPr="00023073" w:rsidRDefault="006D632F">
      <w:pPr>
        <w:spacing w:line="276" w:lineRule="auto"/>
        <w:rPr>
          <w:rFonts w:ascii="Book Antiqua" w:hAnsi="Book Antiqua"/>
          <w:sz w:val="22"/>
          <w:szCs w:val="22"/>
          <w:rPrChange w:id="125" w:author="Niklas" w:date="2011-02-09T13:16:00Z">
            <w:rPr>
              <w:sz w:val="24"/>
            </w:rPr>
          </w:rPrChange>
        </w:rPr>
        <w:pPrChange w:id="126" w:author="Niklas" w:date="2011-02-09T13:18:00Z">
          <w:pPr>
            <w:spacing w:line="360" w:lineRule="auto"/>
          </w:pPr>
        </w:pPrChange>
      </w:pPr>
      <w:r w:rsidRPr="00023073">
        <w:rPr>
          <w:rFonts w:ascii="Book Antiqua" w:hAnsi="Book Antiqua"/>
          <w:sz w:val="22"/>
          <w:szCs w:val="22"/>
          <w:rPrChange w:id="127" w:author="Niklas" w:date="2011-02-09T13:16:00Z">
            <w:rPr>
              <w:sz w:val="24"/>
            </w:rPr>
          </w:rPrChange>
        </w:rPr>
        <w:t xml:space="preserve">  Istället känner hon sig säker i mörkret. Om bara några minuter kommer hon att vara hemma. Far sitter säkert uppe och väntar på att få höra om hur snäll han är och hur lycklig han gjort henne. Kanske är mor också uppe och väntar. Nu när hennes föräldrar gjort henne så glad vill hon återgälda det på något vis. Hon vet inte riktigt hur, men vet att mor länge längtat efter ett barnbarn. Det var ju så länge sedan mor fick rå om något litet, som hon själv uttryckte det tidigare i veckan. Hon har ju så mycket tid nu också, sedan hon </w:t>
      </w:r>
      <w:del w:id="128" w:author="IT Tekniker" w:date="2011-01-21T09:45:00Z">
        <w:r w:rsidRPr="00023073" w:rsidDel="000B60C5">
          <w:rPr>
            <w:rFonts w:ascii="Book Antiqua" w:hAnsi="Book Antiqua"/>
            <w:sz w:val="22"/>
            <w:szCs w:val="22"/>
            <w:rPrChange w:id="129" w:author="Niklas" w:date="2011-02-09T13:16:00Z">
              <w:rPr>
                <w:sz w:val="24"/>
              </w:rPr>
            </w:rPrChange>
          </w:rPr>
          <w:delText xml:space="preserve">blev </w:delText>
        </w:r>
      </w:del>
      <w:ins w:id="130" w:author="IT Tekniker" w:date="2011-01-21T09:45:00Z">
        <w:r w:rsidR="000B60C5" w:rsidRPr="00023073">
          <w:rPr>
            <w:rFonts w:ascii="Book Antiqua" w:hAnsi="Book Antiqua"/>
            <w:sz w:val="22"/>
            <w:szCs w:val="22"/>
            <w:rPrChange w:id="131" w:author="Niklas" w:date="2011-02-09T13:16:00Z">
              <w:rPr>
                <w:sz w:val="24"/>
              </w:rPr>
            </w:rPrChange>
          </w:rPr>
          <w:t xml:space="preserve">blivit </w:t>
        </w:r>
      </w:ins>
      <w:r w:rsidRPr="00023073">
        <w:rPr>
          <w:rFonts w:ascii="Book Antiqua" w:hAnsi="Book Antiqua"/>
          <w:sz w:val="22"/>
          <w:szCs w:val="22"/>
          <w:rPrChange w:id="132" w:author="Niklas" w:date="2011-02-09T13:16:00Z">
            <w:rPr>
              <w:sz w:val="24"/>
            </w:rPr>
          </w:rPrChange>
        </w:rPr>
        <w:t xml:space="preserve">gammal. Emma längtar själv också givetvis, men det finns så många andra saker i livet som lockar. </w:t>
      </w:r>
      <w:proofErr w:type="spellStart"/>
      <w:r w:rsidRPr="00023073">
        <w:rPr>
          <w:rFonts w:ascii="Book Antiqua" w:hAnsi="Book Antiqua"/>
          <w:sz w:val="22"/>
          <w:szCs w:val="22"/>
          <w:rPrChange w:id="133" w:author="Niklas" w:date="2011-02-09T13:16:00Z">
            <w:rPr>
              <w:sz w:val="24"/>
            </w:rPr>
          </w:rPrChange>
        </w:rPr>
        <w:t>Rueben</w:t>
      </w:r>
      <w:proofErr w:type="spellEnd"/>
      <w:r w:rsidRPr="00023073">
        <w:rPr>
          <w:rFonts w:ascii="Book Antiqua" w:hAnsi="Book Antiqua"/>
          <w:sz w:val="22"/>
          <w:szCs w:val="22"/>
          <w:rPrChange w:id="134" w:author="Niklas" w:date="2011-02-09T13:16:00Z">
            <w:rPr>
              <w:sz w:val="24"/>
            </w:rPr>
          </w:rPrChange>
        </w:rPr>
        <w:t xml:space="preserve"> skulle gärna få </w:t>
      </w:r>
      <w:r w:rsidRPr="00023073">
        <w:rPr>
          <w:rFonts w:ascii="Book Antiqua" w:hAnsi="Book Antiqua"/>
          <w:sz w:val="22"/>
          <w:szCs w:val="22"/>
          <w:rPrChange w:id="135" w:author="Niklas" w:date="2011-02-09T13:16:00Z">
            <w:rPr>
              <w:sz w:val="24"/>
            </w:rPr>
          </w:rPrChange>
        </w:rPr>
        <w:lastRenderedPageBreak/>
        <w:t>överraska henne med en spännande bröllopsresa, eller i alla fall något som bryter av mot vardagsbestyren.</w:t>
      </w:r>
    </w:p>
    <w:p w:rsidR="006D632F" w:rsidRPr="00023073" w:rsidRDefault="006D632F">
      <w:pPr>
        <w:spacing w:line="276" w:lineRule="auto"/>
        <w:rPr>
          <w:rFonts w:ascii="Book Antiqua" w:hAnsi="Book Antiqua"/>
          <w:sz w:val="22"/>
          <w:szCs w:val="22"/>
          <w:rPrChange w:id="136" w:author="Niklas" w:date="2011-02-09T13:16:00Z">
            <w:rPr>
              <w:sz w:val="24"/>
            </w:rPr>
          </w:rPrChange>
        </w:rPr>
        <w:pPrChange w:id="137" w:author="Niklas" w:date="2011-02-09T13:18:00Z">
          <w:pPr>
            <w:spacing w:line="360" w:lineRule="auto"/>
          </w:pPr>
        </w:pPrChange>
      </w:pPr>
      <w:r w:rsidRPr="00023073">
        <w:rPr>
          <w:rFonts w:ascii="Book Antiqua" w:hAnsi="Book Antiqua"/>
          <w:sz w:val="22"/>
          <w:szCs w:val="22"/>
          <w:rPrChange w:id="138" w:author="Niklas" w:date="2011-02-09T13:16:00Z">
            <w:rPr>
              <w:sz w:val="24"/>
            </w:rPr>
          </w:rPrChange>
        </w:rPr>
        <w:t xml:space="preserve">  Plötsligt </w:t>
      </w:r>
      <w:del w:id="139" w:author="IT Tekniker" w:date="2011-01-21T09:46:00Z">
        <w:r w:rsidRPr="00023073" w:rsidDel="000B60C5">
          <w:rPr>
            <w:rFonts w:ascii="Book Antiqua" w:hAnsi="Book Antiqua"/>
            <w:sz w:val="22"/>
            <w:szCs w:val="22"/>
            <w:rPrChange w:id="140" w:author="Niklas" w:date="2011-02-09T13:16:00Z">
              <w:rPr>
                <w:sz w:val="24"/>
              </w:rPr>
            </w:rPrChange>
          </w:rPr>
          <w:delText>är det något eller någon</w:delText>
        </w:r>
      </w:del>
      <w:ins w:id="141" w:author="IT Tekniker" w:date="2011-01-21T09:46:00Z">
        <w:r w:rsidR="000B60C5" w:rsidRPr="00023073">
          <w:rPr>
            <w:rFonts w:ascii="Book Antiqua" w:hAnsi="Book Antiqua"/>
            <w:sz w:val="22"/>
            <w:szCs w:val="22"/>
            <w:rPrChange w:id="142" w:author="Niklas" w:date="2011-02-09T13:16:00Z">
              <w:rPr>
                <w:sz w:val="24"/>
              </w:rPr>
            </w:rPrChange>
          </w:rPr>
          <w:t>hör hon något</w:t>
        </w:r>
      </w:ins>
      <w:r w:rsidRPr="00023073">
        <w:rPr>
          <w:rFonts w:ascii="Book Antiqua" w:hAnsi="Book Antiqua"/>
          <w:sz w:val="22"/>
          <w:szCs w:val="22"/>
          <w:rPrChange w:id="143" w:author="Niklas" w:date="2011-02-09T13:16:00Z">
            <w:rPr>
              <w:sz w:val="24"/>
            </w:rPr>
          </w:rPrChange>
        </w:rPr>
        <w:t xml:space="preserve"> som rör sig och samtidigt tycker hon sig se något i ögonvrån. Hon vänder sig om och upptäcker att någon snabbt kommer emot henne. Någon eller något! Det som kommer närmare är alltför hopkrupet för att vara en människa, </w:t>
      </w:r>
      <w:ins w:id="144" w:author="IT Tekniker" w:date="2011-01-21T09:46:00Z">
        <w:r w:rsidR="002E0E07" w:rsidRPr="00023073">
          <w:rPr>
            <w:rFonts w:ascii="Book Antiqua" w:hAnsi="Book Antiqua"/>
            <w:sz w:val="22"/>
            <w:szCs w:val="22"/>
            <w:rPrChange w:id="145" w:author="Niklas" w:date="2011-02-09T13:16:00Z">
              <w:rPr>
                <w:sz w:val="24"/>
              </w:rPr>
            </w:rPrChange>
          </w:rPr>
          <w:t>men vad annars kan det vara?</w:t>
        </w:r>
      </w:ins>
      <w:del w:id="146" w:author="IT Tekniker" w:date="2011-01-21T09:46:00Z">
        <w:r w:rsidRPr="00023073" w:rsidDel="002E0E07">
          <w:rPr>
            <w:rFonts w:ascii="Book Antiqua" w:hAnsi="Book Antiqua"/>
            <w:sz w:val="22"/>
            <w:szCs w:val="22"/>
            <w:rPrChange w:id="147" w:author="Niklas" w:date="2011-02-09T13:16:00Z">
              <w:rPr>
                <w:sz w:val="24"/>
              </w:rPr>
            </w:rPrChange>
          </w:rPr>
          <w:delText>samtidigt som det inte borde vara någonting annat.</w:delText>
        </w:r>
      </w:del>
      <w:r w:rsidRPr="00023073">
        <w:rPr>
          <w:rFonts w:ascii="Book Antiqua" w:hAnsi="Book Antiqua"/>
          <w:sz w:val="22"/>
          <w:szCs w:val="22"/>
          <w:rPrChange w:id="148" w:author="Niklas" w:date="2011-02-09T13:16:00Z">
            <w:rPr>
              <w:sz w:val="24"/>
            </w:rPr>
          </w:rPrChange>
        </w:rPr>
        <w:t xml:space="preserve"> Bara femtio meter framåt ligger en stor upplyst väg </w:t>
      </w:r>
      <w:ins w:id="149" w:author="IT Tekniker" w:date="2011-01-21T09:46:00Z">
        <w:r w:rsidR="002E0E07" w:rsidRPr="00023073">
          <w:rPr>
            <w:rFonts w:ascii="Book Antiqua" w:hAnsi="Book Antiqua"/>
            <w:sz w:val="22"/>
            <w:szCs w:val="22"/>
            <w:rPrChange w:id="150" w:author="Niklas" w:date="2011-02-09T13:16:00Z">
              <w:rPr>
                <w:sz w:val="24"/>
              </w:rPr>
            </w:rPrChange>
          </w:rPr>
          <w:t xml:space="preserve">längs </w:t>
        </w:r>
      </w:ins>
      <w:del w:id="151" w:author="IT Tekniker" w:date="2011-01-21T09:46:00Z">
        <w:r w:rsidRPr="00023073" w:rsidDel="002E0E07">
          <w:rPr>
            <w:rFonts w:ascii="Book Antiqua" w:hAnsi="Book Antiqua"/>
            <w:sz w:val="22"/>
            <w:szCs w:val="22"/>
            <w:rPrChange w:id="152" w:author="Niklas" w:date="2011-02-09T13:16:00Z">
              <w:rPr>
                <w:sz w:val="24"/>
              </w:rPr>
            </w:rPrChange>
          </w:rPr>
          <w:delText>j</w:delText>
        </w:r>
      </w:del>
      <w:del w:id="153" w:author="IT Tekniker" w:date="2011-01-21T09:47:00Z">
        <w:r w:rsidRPr="00023073" w:rsidDel="002E0E07">
          <w:rPr>
            <w:rFonts w:ascii="Book Antiqua" w:hAnsi="Book Antiqua"/>
            <w:sz w:val="22"/>
            <w:szCs w:val="22"/>
            <w:rPrChange w:id="154" w:author="Niklas" w:date="2011-02-09T13:16:00Z">
              <w:rPr>
                <w:sz w:val="24"/>
              </w:rPr>
            </w:rPrChange>
          </w:rPr>
          <w:delText>äms</w:delText>
        </w:r>
      </w:del>
      <w:r w:rsidRPr="00023073">
        <w:rPr>
          <w:rFonts w:ascii="Book Antiqua" w:hAnsi="Book Antiqua"/>
          <w:sz w:val="22"/>
          <w:szCs w:val="22"/>
          <w:rPrChange w:id="155" w:author="Niklas" w:date="2011-02-09T13:16:00Z">
            <w:rPr>
              <w:sz w:val="24"/>
            </w:rPr>
          </w:rPrChange>
        </w:rPr>
        <w:t>med parken och hon börjar springa ditåt så fort hon någonsin kan.</w:t>
      </w:r>
    </w:p>
    <w:p w:rsidR="006D632F" w:rsidRPr="00023073" w:rsidRDefault="006D632F">
      <w:pPr>
        <w:spacing w:line="276" w:lineRule="auto"/>
        <w:rPr>
          <w:rFonts w:ascii="Book Antiqua" w:hAnsi="Book Antiqua"/>
          <w:sz w:val="22"/>
          <w:szCs w:val="22"/>
          <w:rPrChange w:id="156" w:author="Niklas" w:date="2011-02-09T13:16:00Z">
            <w:rPr>
              <w:sz w:val="24"/>
            </w:rPr>
          </w:rPrChange>
        </w:rPr>
        <w:pPrChange w:id="157" w:author="Niklas" w:date="2011-02-09T13:18:00Z">
          <w:pPr>
            <w:spacing w:line="360" w:lineRule="auto"/>
          </w:pPr>
        </w:pPrChange>
      </w:pPr>
      <w:r w:rsidRPr="00023073">
        <w:rPr>
          <w:rFonts w:ascii="Book Antiqua" w:hAnsi="Book Antiqua"/>
          <w:sz w:val="22"/>
          <w:szCs w:val="22"/>
          <w:rPrChange w:id="158" w:author="Niklas" w:date="2011-02-09T13:16:00Z">
            <w:rPr>
              <w:sz w:val="24"/>
            </w:rPr>
          </w:rPrChange>
        </w:rPr>
        <w:t xml:space="preserve">  Språngmarschen ger henne blodsmak i munnen samtidigt som hon skriker, både av rädsla och för att få hjälp. </w:t>
      </w:r>
      <w:del w:id="159" w:author="IT Tekniker" w:date="2011-01-21T09:48:00Z">
        <w:r w:rsidRPr="00023073" w:rsidDel="002E0E07">
          <w:rPr>
            <w:rFonts w:ascii="Book Antiqua" w:hAnsi="Book Antiqua"/>
            <w:sz w:val="22"/>
            <w:szCs w:val="22"/>
            <w:rPrChange w:id="160" w:author="Niklas" w:date="2011-02-09T13:16:00Z">
              <w:rPr>
                <w:sz w:val="24"/>
              </w:rPr>
            </w:rPrChange>
          </w:rPr>
          <w:delText>Hon hör hur</w:delText>
        </w:r>
      </w:del>
      <w:ins w:id="161" w:author="IT Tekniker" w:date="2011-01-21T09:48:00Z">
        <w:r w:rsidR="002E0E07" w:rsidRPr="00023073">
          <w:rPr>
            <w:rFonts w:ascii="Book Antiqua" w:hAnsi="Book Antiqua"/>
            <w:sz w:val="22"/>
            <w:szCs w:val="22"/>
            <w:rPrChange w:id="162" w:author="Niklas" w:date="2011-02-09T13:16:00Z">
              <w:rPr>
                <w:sz w:val="24"/>
              </w:rPr>
            </w:rPrChange>
          </w:rPr>
          <w:t>D</w:t>
        </w:r>
      </w:ins>
      <w:del w:id="163" w:author="IT Tekniker" w:date="2011-01-21T09:48:00Z">
        <w:r w:rsidRPr="00023073" w:rsidDel="002E0E07">
          <w:rPr>
            <w:rFonts w:ascii="Book Antiqua" w:hAnsi="Book Antiqua"/>
            <w:sz w:val="22"/>
            <w:szCs w:val="22"/>
            <w:rPrChange w:id="164" w:author="Niklas" w:date="2011-02-09T13:16:00Z">
              <w:rPr>
                <w:sz w:val="24"/>
              </w:rPr>
            </w:rPrChange>
          </w:rPr>
          <w:delText xml:space="preserve"> d</w:delText>
        </w:r>
      </w:del>
      <w:r w:rsidRPr="00023073">
        <w:rPr>
          <w:rFonts w:ascii="Book Antiqua" w:hAnsi="Book Antiqua"/>
          <w:sz w:val="22"/>
          <w:szCs w:val="22"/>
          <w:rPrChange w:id="165" w:author="Niklas" w:date="2011-02-09T13:16:00Z">
            <w:rPr>
              <w:sz w:val="24"/>
            </w:rPr>
          </w:rPrChange>
        </w:rPr>
        <w:t xml:space="preserve">et som förföljer henne </w:t>
      </w:r>
      <w:ins w:id="166" w:author="IT Tekniker" w:date="2011-01-21T09:48:00Z">
        <w:r w:rsidR="002E0E07" w:rsidRPr="00023073">
          <w:rPr>
            <w:rFonts w:ascii="Book Antiqua" w:hAnsi="Book Antiqua"/>
            <w:sz w:val="22"/>
            <w:szCs w:val="22"/>
            <w:rPrChange w:id="167" w:author="Niklas" w:date="2011-02-09T13:16:00Z">
              <w:rPr>
                <w:sz w:val="24"/>
              </w:rPr>
            </w:rPrChange>
          </w:rPr>
          <w:t xml:space="preserve">närmar sig </w:t>
        </w:r>
      </w:ins>
      <w:r w:rsidRPr="00023073">
        <w:rPr>
          <w:rFonts w:ascii="Book Antiqua" w:hAnsi="Book Antiqua"/>
          <w:sz w:val="22"/>
          <w:szCs w:val="22"/>
          <w:rPrChange w:id="168" w:author="Niklas" w:date="2011-02-09T13:16:00Z">
            <w:rPr>
              <w:sz w:val="24"/>
            </w:rPr>
          </w:rPrChange>
        </w:rPr>
        <w:t>hela tiden</w:t>
      </w:r>
      <w:ins w:id="169" w:author="IT Tekniker" w:date="2011-01-21T09:48:00Z">
        <w:r w:rsidR="002E0E07" w:rsidRPr="00023073">
          <w:rPr>
            <w:rFonts w:ascii="Book Antiqua" w:hAnsi="Book Antiqua"/>
            <w:sz w:val="22"/>
            <w:szCs w:val="22"/>
            <w:rPrChange w:id="170" w:author="Niklas" w:date="2011-02-09T13:16:00Z">
              <w:rPr>
                <w:sz w:val="24"/>
              </w:rPr>
            </w:rPrChange>
          </w:rPr>
          <w:t>, men snabba långa steg</w:t>
        </w:r>
      </w:ins>
      <w:del w:id="171" w:author="IT Tekniker" w:date="2011-01-21T09:48:00Z">
        <w:r w:rsidRPr="00023073" w:rsidDel="002E0E07">
          <w:rPr>
            <w:rFonts w:ascii="Book Antiqua" w:hAnsi="Book Antiqua"/>
            <w:sz w:val="22"/>
            <w:szCs w:val="22"/>
            <w:rPrChange w:id="172" w:author="Niklas" w:date="2011-02-09T13:16:00Z">
              <w:rPr>
                <w:sz w:val="24"/>
              </w:rPr>
            </w:rPrChange>
          </w:rPr>
          <w:delText xml:space="preserve"> närmar sig</w:delText>
        </w:r>
      </w:del>
      <w:r w:rsidRPr="00023073">
        <w:rPr>
          <w:rFonts w:ascii="Book Antiqua" w:hAnsi="Book Antiqua"/>
          <w:sz w:val="22"/>
          <w:szCs w:val="22"/>
          <w:rPrChange w:id="173" w:author="Niklas" w:date="2011-02-09T13:16:00Z">
            <w:rPr>
              <w:sz w:val="24"/>
            </w:rPr>
          </w:rPrChange>
        </w:rPr>
        <w:t>. Framme vid vägen ser hon en äldre man som står helt stilla på trottoaren mittemot.</w:t>
      </w:r>
      <w:ins w:id="174" w:author="IT Tekniker" w:date="2011-01-21T09:48:00Z">
        <w:r w:rsidR="002E0E07" w:rsidRPr="00023073">
          <w:rPr>
            <w:rFonts w:ascii="Book Antiqua" w:hAnsi="Book Antiqua"/>
            <w:sz w:val="22"/>
            <w:szCs w:val="22"/>
            <w:rPrChange w:id="175" w:author="Niklas" w:date="2011-02-09T13:16:00Z">
              <w:rPr>
                <w:sz w:val="24"/>
              </w:rPr>
            </w:rPrChange>
          </w:rPr>
          <w:t xml:space="preserve"> Han möter hennes blick, eller försöker i alla fall göra det, men han gör ingenting.</w:t>
        </w:r>
      </w:ins>
      <w:ins w:id="176" w:author="IT Tekniker" w:date="2011-01-21T09:50:00Z">
        <w:r w:rsidR="002E0E07" w:rsidRPr="00023073">
          <w:rPr>
            <w:rFonts w:ascii="Book Antiqua" w:hAnsi="Book Antiqua"/>
            <w:sz w:val="22"/>
            <w:szCs w:val="22"/>
            <w:rPrChange w:id="177" w:author="Niklas" w:date="2011-02-09T13:16:00Z">
              <w:rPr>
                <w:sz w:val="24"/>
              </w:rPr>
            </w:rPrChange>
          </w:rPr>
          <w:t xml:space="preserve"> Mannen för långsamt ner </w:t>
        </w:r>
      </w:ins>
      <w:ins w:id="178" w:author="IT Tekniker" w:date="2011-01-21T09:51:00Z">
        <w:r w:rsidR="00FC2A07" w:rsidRPr="00023073">
          <w:rPr>
            <w:rFonts w:ascii="Book Antiqua" w:hAnsi="Book Antiqua"/>
            <w:sz w:val="22"/>
            <w:szCs w:val="22"/>
            <w:rPrChange w:id="179" w:author="Niklas" w:date="2011-02-09T13:16:00Z">
              <w:rPr>
                <w:sz w:val="24"/>
              </w:rPr>
            </w:rPrChange>
          </w:rPr>
          <w:t xml:space="preserve">sina </w:t>
        </w:r>
      </w:ins>
      <w:ins w:id="180" w:author="IT Tekniker" w:date="2011-01-21T09:50:00Z">
        <w:r w:rsidR="002E0E07" w:rsidRPr="00023073">
          <w:rPr>
            <w:rFonts w:ascii="Book Antiqua" w:hAnsi="Book Antiqua"/>
            <w:sz w:val="22"/>
            <w:szCs w:val="22"/>
            <w:rPrChange w:id="181" w:author="Niklas" w:date="2011-02-09T13:16:00Z">
              <w:rPr>
                <w:sz w:val="24"/>
              </w:rPr>
            </w:rPrChange>
          </w:rPr>
          <w:t>händer i kavaj</w:t>
        </w:r>
      </w:ins>
      <w:ins w:id="182" w:author="IT Tekniker" w:date="2011-01-21T09:51:00Z">
        <w:r w:rsidR="00FC2A07" w:rsidRPr="00023073">
          <w:rPr>
            <w:rFonts w:ascii="Book Antiqua" w:hAnsi="Book Antiqua"/>
            <w:sz w:val="22"/>
            <w:szCs w:val="22"/>
            <w:rPrChange w:id="183" w:author="Niklas" w:date="2011-02-09T13:16:00Z">
              <w:rPr>
                <w:sz w:val="24"/>
              </w:rPr>
            </w:rPrChange>
          </w:rPr>
          <w:t xml:space="preserve">ens </w:t>
        </w:r>
      </w:ins>
      <w:ins w:id="184" w:author="IT Tekniker" w:date="2011-01-21T09:50:00Z">
        <w:r w:rsidR="002E0E07" w:rsidRPr="00023073">
          <w:rPr>
            <w:rFonts w:ascii="Book Antiqua" w:hAnsi="Book Antiqua"/>
            <w:sz w:val="22"/>
            <w:szCs w:val="22"/>
            <w:rPrChange w:id="185" w:author="Niklas" w:date="2011-02-09T13:16:00Z">
              <w:rPr>
                <w:sz w:val="24"/>
              </w:rPr>
            </w:rPrChange>
          </w:rPr>
          <w:t>fickor.</w:t>
        </w:r>
      </w:ins>
      <w:ins w:id="186" w:author="IT Tekniker" w:date="2011-01-21T09:48:00Z">
        <w:r w:rsidR="002E0E07" w:rsidRPr="00023073">
          <w:rPr>
            <w:rFonts w:ascii="Book Antiqua" w:hAnsi="Book Antiqua"/>
            <w:sz w:val="22"/>
            <w:szCs w:val="22"/>
            <w:rPrChange w:id="187" w:author="Niklas" w:date="2011-02-09T13:16:00Z">
              <w:rPr>
                <w:sz w:val="24"/>
              </w:rPr>
            </w:rPrChange>
          </w:rPr>
          <w:t xml:space="preserve"> </w:t>
        </w:r>
      </w:ins>
      <w:ins w:id="188" w:author="IT Tekniker" w:date="2011-01-21T09:49:00Z">
        <w:r w:rsidR="002E0E07" w:rsidRPr="00023073">
          <w:rPr>
            <w:rFonts w:ascii="Book Antiqua" w:hAnsi="Book Antiqua"/>
            <w:sz w:val="22"/>
            <w:szCs w:val="22"/>
            <w:rPrChange w:id="189" w:author="Niklas" w:date="2011-02-09T13:16:00Z">
              <w:rPr>
                <w:sz w:val="24"/>
              </w:rPr>
            </w:rPrChange>
          </w:rPr>
          <w:t xml:space="preserve">Kanske </w:t>
        </w:r>
      </w:ins>
      <w:ins w:id="190" w:author="IT Tekniker" w:date="2011-01-21T09:50:00Z">
        <w:r w:rsidR="002E0E07" w:rsidRPr="00023073">
          <w:rPr>
            <w:rFonts w:ascii="Book Antiqua" w:hAnsi="Book Antiqua"/>
            <w:sz w:val="22"/>
            <w:szCs w:val="22"/>
            <w:rPrChange w:id="191" w:author="Niklas" w:date="2011-02-09T13:16:00Z">
              <w:rPr>
                <w:sz w:val="24"/>
              </w:rPr>
            </w:rPrChange>
          </w:rPr>
          <w:t>förstår</w:t>
        </w:r>
      </w:ins>
      <w:ins w:id="192" w:author="IT Tekniker" w:date="2011-01-21T09:49:00Z">
        <w:r w:rsidR="002E0E07" w:rsidRPr="00023073">
          <w:rPr>
            <w:rFonts w:ascii="Book Antiqua" w:hAnsi="Book Antiqua"/>
            <w:sz w:val="22"/>
            <w:szCs w:val="22"/>
            <w:rPrChange w:id="193" w:author="Niklas" w:date="2011-02-09T13:16:00Z">
              <w:rPr>
                <w:sz w:val="24"/>
              </w:rPr>
            </w:rPrChange>
          </w:rPr>
          <w:t xml:space="preserve"> han inte att hon är jagad och springer för livet, </w:t>
        </w:r>
      </w:ins>
      <w:ins w:id="194" w:author="IT Tekniker" w:date="2011-01-21T09:50:00Z">
        <w:r w:rsidR="002E0E07" w:rsidRPr="00023073">
          <w:rPr>
            <w:rFonts w:ascii="Book Antiqua" w:hAnsi="Book Antiqua"/>
            <w:sz w:val="22"/>
            <w:szCs w:val="22"/>
            <w:rPrChange w:id="195" w:author="Niklas" w:date="2011-02-09T13:16:00Z">
              <w:rPr>
                <w:sz w:val="24"/>
              </w:rPr>
            </w:rPrChange>
          </w:rPr>
          <w:t>eller struntar han bara i det.</w:t>
        </w:r>
      </w:ins>
    </w:p>
    <w:p w:rsidR="006D632F" w:rsidRPr="00023073" w:rsidRDefault="006D632F">
      <w:pPr>
        <w:spacing w:line="276" w:lineRule="auto"/>
        <w:rPr>
          <w:rFonts w:ascii="Book Antiqua" w:hAnsi="Book Antiqua"/>
          <w:sz w:val="22"/>
          <w:szCs w:val="22"/>
          <w:rPrChange w:id="196" w:author="Niklas" w:date="2011-02-09T13:16:00Z">
            <w:rPr>
              <w:sz w:val="24"/>
            </w:rPr>
          </w:rPrChange>
        </w:rPr>
        <w:pPrChange w:id="197" w:author="Niklas" w:date="2011-02-09T13:18:00Z">
          <w:pPr>
            <w:spacing w:line="360" w:lineRule="auto"/>
          </w:pPr>
        </w:pPrChange>
      </w:pPr>
      <w:r w:rsidRPr="00023073">
        <w:rPr>
          <w:rFonts w:ascii="Book Antiqua" w:hAnsi="Book Antiqua"/>
          <w:sz w:val="22"/>
          <w:szCs w:val="22"/>
          <w:rPrChange w:id="198" w:author="Niklas" w:date="2011-02-09T13:16:00Z">
            <w:rPr>
              <w:sz w:val="24"/>
            </w:rPr>
          </w:rPrChange>
        </w:rPr>
        <w:t xml:space="preserve">  Men Emma hinner aldrig fram till vägen. Den hopkrupna varelsen sliter ner henne på marken och biter henne i ansiktet och bröstet tills blodet slutar pumpa i hennes ådror och istället rinner ut på gräsmattan. Emmas liv flyr likt en kvällsvind som förlorar sig i mörkret mellan </w:t>
      </w:r>
      <w:proofErr w:type="spellStart"/>
      <w:r w:rsidRPr="00023073">
        <w:rPr>
          <w:rFonts w:ascii="Book Antiqua" w:hAnsi="Book Antiqua"/>
          <w:sz w:val="22"/>
          <w:szCs w:val="22"/>
          <w:rPrChange w:id="199" w:author="Niklas" w:date="2011-02-09T13:16:00Z">
            <w:rPr>
              <w:sz w:val="24"/>
            </w:rPr>
          </w:rPrChange>
        </w:rPr>
        <w:t>Longchamps</w:t>
      </w:r>
      <w:proofErr w:type="spellEnd"/>
      <w:r w:rsidRPr="00023073">
        <w:rPr>
          <w:rFonts w:ascii="Book Antiqua" w:hAnsi="Book Antiqua"/>
          <w:sz w:val="22"/>
          <w:szCs w:val="22"/>
          <w:rPrChange w:id="200" w:author="Niklas" w:date="2011-02-09T13:16:00Z">
            <w:rPr>
              <w:sz w:val="24"/>
            </w:rPr>
          </w:rPrChange>
        </w:rPr>
        <w:t xml:space="preserve"> enbuskar och lövträd.</w:t>
      </w:r>
    </w:p>
    <w:p w:rsidR="006D632F" w:rsidRPr="00023073" w:rsidRDefault="006D632F">
      <w:pPr>
        <w:spacing w:line="276" w:lineRule="auto"/>
        <w:rPr>
          <w:rFonts w:ascii="Book Antiqua" w:hAnsi="Book Antiqua"/>
          <w:sz w:val="22"/>
          <w:szCs w:val="22"/>
          <w:rPrChange w:id="201" w:author="Niklas" w:date="2011-02-09T13:16:00Z">
            <w:rPr>
              <w:sz w:val="24"/>
            </w:rPr>
          </w:rPrChange>
        </w:rPr>
        <w:pPrChange w:id="202" w:author="Niklas" w:date="2011-02-09T13:18:00Z">
          <w:pPr>
            <w:spacing w:line="360" w:lineRule="auto"/>
          </w:pPr>
        </w:pPrChange>
      </w:pPr>
      <w:r w:rsidRPr="00023073">
        <w:rPr>
          <w:rFonts w:ascii="Book Antiqua" w:hAnsi="Book Antiqua"/>
          <w:sz w:val="22"/>
          <w:szCs w:val="22"/>
          <w:rPrChange w:id="203" w:author="Niklas" w:date="2011-02-09T13:16:00Z">
            <w:rPr>
              <w:sz w:val="24"/>
            </w:rPr>
          </w:rPrChange>
        </w:rPr>
        <w:t xml:space="preserve">  Den äldre mannen på andra sidan gatan står hela tiden lugnt och stilla och tittar på. Ingenting tyder på att han velat hindra det som skett. Istället verkar han varit helt </w:t>
      </w:r>
      <w:r w:rsidRPr="00023073">
        <w:rPr>
          <w:rFonts w:ascii="Book Antiqua" w:hAnsi="Book Antiqua"/>
          <w:sz w:val="22"/>
          <w:szCs w:val="22"/>
          <w:rPrChange w:id="204" w:author="Niklas" w:date="2011-02-09T13:16:00Z">
            <w:rPr>
              <w:sz w:val="24"/>
            </w:rPr>
          </w:rPrChange>
        </w:rPr>
        <w:lastRenderedPageBreak/>
        <w:t>likgiltig inför den illgärning som begåtts, eller till och med njutit av den.</w:t>
      </w:r>
    </w:p>
    <w:p w:rsidR="006D632F" w:rsidRPr="00023073" w:rsidRDefault="006D632F">
      <w:pPr>
        <w:spacing w:line="276" w:lineRule="auto"/>
        <w:rPr>
          <w:rFonts w:ascii="Book Antiqua" w:hAnsi="Book Antiqua"/>
          <w:sz w:val="22"/>
          <w:szCs w:val="22"/>
          <w:rPrChange w:id="205" w:author="Niklas" w:date="2011-02-09T13:16:00Z">
            <w:rPr>
              <w:sz w:val="24"/>
            </w:rPr>
          </w:rPrChange>
        </w:rPr>
        <w:pPrChange w:id="206" w:author="Niklas" w:date="2011-02-09T13:18:00Z">
          <w:pPr>
            <w:spacing w:line="360" w:lineRule="auto"/>
          </w:pPr>
        </w:pPrChange>
      </w:pPr>
    </w:p>
    <w:p w:rsidR="006D632F" w:rsidRPr="00023073" w:rsidRDefault="006D632F">
      <w:pPr>
        <w:pStyle w:val="Heading1"/>
        <w:spacing w:line="276" w:lineRule="auto"/>
        <w:rPr>
          <w:rFonts w:ascii="Book Antiqua" w:hAnsi="Book Antiqua"/>
          <w:sz w:val="22"/>
          <w:szCs w:val="22"/>
          <w:rPrChange w:id="207" w:author="Niklas" w:date="2011-02-09T13:16:00Z">
            <w:rPr/>
          </w:rPrChange>
        </w:rPr>
        <w:pPrChange w:id="208" w:author="Niklas" w:date="2011-02-09T13:18:00Z">
          <w:pPr>
            <w:spacing w:line="360" w:lineRule="auto"/>
          </w:pPr>
        </w:pPrChange>
      </w:pPr>
      <w:r w:rsidRPr="00023073">
        <w:rPr>
          <w:rFonts w:ascii="Book Antiqua" w:hAnsi="Book Antiqua"/>
          <w:sz w:val="22"/>
          <w:szCs w:val="22"/>
          <w:rPrChange w:id="209" w:author="Niklas" w:date="2011-02-09T13:16:00Z">
            <w:rPr>
              <w:b/>
              <w:bCs/>
            </w:rPr>
          </w:rPrChange>
        </w:rPr>
        <w:t>2</w:t>
      </w:r>
    </w:p>
    <w:p w:rsidR="006D632F" w:rsidRPr="00023073" w:rsidRDefault="006D632F">
      <w:pPr>
        <w:spacing w:line="276" w:lineRule="auto"/>
        <w:rPr>
          <w:rFonts w:ascii="Book Antiqua" w:hAnsi="Book Antiqua"/>
          <w:sz w:val="22"/>
          <w:szCs w:val="22"/>
          <w:rPrChange w:id="210" w:author="Niklas" w:date="2011-02-09T13:16:00Z">
            <w:rPr>
              <w:sz w:val="24"/>
            </w:rPr>
          </w:rPrChange>
        </w:rPr>
        <w:pPrChange w:id="211" w:author="Niklas" w:date="2011-02-09T13:18:00Z">
          <w:pPr>
            <w:spacing w:line="360" w:lineRule="auto"/>
          </w:pPr>
        </w:pPrChange>
      </w:pPr>
    </w:p>
    <w:p w:rsidR="006D632F" w:rsidRPr="00023073" w:rsidRDefault="006D632F">
      <w:pPr>
        <w:spacing w:line="276" w:lineRule="auto"/>
        <w:rPr>
          <w:rFonts w:ascii="Book Antiqua" w:hAnsi="Book Antiqua"/>
          <w:sz w:val="22"/>
          <w:szCs w:val="22"/>
          <w:rPrChange w:id="212" w:author="Niklas" w:date="2011-02-09T13:16:00Z">
            <w:rPr>
              <w:sz w:val="24"/>
            </w:rPr>
          </w:rPrChange>
        </w:rPr>
        <w:pPrChange w:id="213" w:author="Niklas" w:date="2011-02-09T13:18:00Z">
          <w:pPr>
            <w:spacing w:line="360" w:lineRule="auto"/>
          </w:pPr>
        </w:pPrChange>
      </w:pPr>
      <w:r w:rsidRPr="00023073">
        <w:rPr>
          <w:rFonts w:ascii="Book Antiqua" w:hAnsi="Book Antiqua"/>
          <w:sz w:val="22"/>
          <w:szCs w:val="22"/>
          <w:rPrChange w:id="214" w:author="Niklas" w:date="2011-02-09T13:16:00Z">
            <w:rPr>
              <w:sz w:val="24"/>
            </w:rPr>
          </w:rPrChange>
        </w:rPr>
        <w:t>Jag vaknar kallsvettig. Någonting har hänt utanför mitt fönster och det har väckt mig ur min sömn. Det måste vara furierna som kommit för att hämta mig! Jag ligger stilla och väntar på nådastöten i närmare en timme. Det är tyst som i en grav men säkerligen kretsar de utanför rummets enda fönster i väntan på mitt nästa drag. Därför ligger jag kvar och låtsas omedveten om deras närvaro.</w:t>
      </w:r>
      <w:ins w:id="215" w:author="IT Tekniker" w:date="2011-01-21T09:59:00Z">
        <w:r w:rsidR="00D0686F" w:rsidRPr="00023073">
          <w:rPr>
            <w:rFonts w:ascii="Book Antiqua" w:hAnsi="Book Antiqua"/>
            <w:sz w:val="22"/>
            <w:szCs w:val="22"/>
            <w:rPrChange w:id="216" w:author="Niklas" w:date="2011-02-09T13:16:00Z">
              <w:rPr>
                <w:sz w:val="24"/>
              </w:rPr>
            </w:rPrChange>
          </w:rPr>
          <w:t xml:space="preserve"> Gardinen fladdrar till då och då på ett onaturligt kraftigt</w:t>
        </w:r>
      </w:ins>
      <w:ins w:id="217" w:author="IT Tekniker" w:date="2011-01-21T10:00:00Z">
        <w:r w:rsidR="00D0686F" w:rsidRPr="00023073">
          <w:rPr>
            <w:rFonts w:ascii="Book Antiqua" w:hAnsi="Book Antiqua"/>
            <w:sz w:val="22"/>
            <w:szCs w:val="22"/>
            <w:rPrChange w:id="218" w:author="Niklas" w:date="2011-02-09T13:16:00Z">
              <w:rPr>
                <w:sz w:val="24"/>
              </w:rPr>
            </w:rPrChange>
          </w:rPr>
          <w:t xml:space="preserve"> sätt</w:t>
        </w:r>
      </w:ins>
      <w:ins w:id="219" w:author="IT Tekniker" w:date="2011-01-21T09:59:00Z">
        <w:r w:rsidR="00D0686F" w:rsidRPr="00023073">
          <w:rPr>
            <w:rFonts w:ascii="Book Antiqua" w:hAnsi="Book Antiqua"/>
            <w:sz w:val="22"/>
            <w:szCs w:val="22"/>
            <w:rPrChange w:id="220" w:author="Niklas" w:date="2011-02-09T13:16:00Z">
              <w:rPr>
                <w:sz w:val="24"/>
              </w:rPr>
            </w:rPrChange>
          </w:rPr>
          <w:t>, då det är mitt enda fönster och dessutom det stängt.</w:t>
        </w:r>
      </w:ins>
    </w:p>
    <w:p w:rsidR="006D632F" w:rsidRPr="00023073" w:rsidRDefault="006D632F">
      <w:pPr>
        <w:spacing w:line="276" w:lineRule="auto"/>
        <w:rPr>
          <w:rFonts w:ascii="Book Antiqua" w:hAnsi="Book Antiqua"/>
          <w:sz w:val="22"/>
          <w:szCs w:val="22"/>
          <w:rPrChange w:id="221" w:author="Niklas" w:date="2011-02-09T13:16:00Z">
            <w:rPr>
              <w:sz w:val="24"/>
            </w:rPr>
          </w:rPrChange>
        </w:rPr>
        <w:pPrChange w:id="222" w:author="Niklas" w:date="2011-02-09T13:18:00Z">
          <w:pPr>
            <w:spacing w:line="360" w:lineRule="auto"/>
          </w:pPr>
        </w:pPrChange>
      </w:pPr>
      <w:r w:rsidRPr="00023073">
        <w:rPr>
          <w:rFonts w:ascii="Book Antiqua" w:hAnsi="Book Antiqua"/>
          <w:sz w:val="22"/>
          <w:szCs w:val="22"/>
          <w:rPrChange w:id="223" w:author="Niklas" w:date="2011-02-09T13:16:00Z">
            <w:rPr>
              <w:sz w:val="24"/>
            </w:rPr>
          </w:rPrChange>
        </w:rPr>
        <w:t xml:space="preserve">  Under föregående dag har jag ägnat mig åt alkemiska experiment. Mina konster är i nuläget begränsade till att göra kol av svavel. Men guldet är säkerligen inte långt borta och det har funnits tillfällen då jag svimmat av utmattning, under mina dygnslånga sejourer.</w:t>
      </w:r>
    </w:p>
    <w:p w:rsidR="006D632F" w:rsidRPr="00023073" w:rsidRDefault="006D632F">
      <w:pPr>
        <w:spacing w:line="276" w:lineRule="auto"/>
        <w:rPr>
          <w:rFonts w:ascii="Book Antiqua" w:hAnsi="Book Antiqua"/>
          <w:sz w:val="22"/>
          <w:szCs w:val="22"/>
          <w:rPrChange w:id="224" w:author="Niklas" w:date="2011-02-09T13:16:00Z">
            <w:rPr>
              <w:sz w:val="24"/>
            </w:rPr>
          </w:rPrChange>
        </w:rPr>
        <w:pPrChange w:id="225" w:author="Niklas" w:date="2011-02-09T13:18:00Z">
          <w:pPr>
            <w:spacing w:line="360" w:lineRule="auto"/>
          </w:pPr>
        </w:pPrChange>
      </w:pPr>
      <w:r w:rsidRPr="00023073">
        <w:rPr>
          <w:rFonts w:ascii="Book Antiqua" w:hAnsi="Book Antiqua"/>
          <w:sz w:val="22"/>
          <w:szCs w:val="22"/>
          <w:rPrChange w:id="226" w:author="Niklas" w:date="2011-02-09T13:16:00Z">
            <w:rPr>
              <w:sz w:val="24"/>
            </w:rPr>
          </w:rPrChange>
        </w:rPr>
        <w:t xml:space="preserve">  Många andra alkemister, både legendariska och samtida, har sökt visdom och upplysning i sina experiment. Guldet fungerar ibland som arbetsnamn på det som de anser vara av så mycket större vikt, såsom den vises sten, men i mitt fall är det faktiskt guldet, den ädlaste av metaller, som jag suktar efter. Guld är den optimala handelsvaran och lyckobringaren, det vackraste föremålet och värdefullare än livet självt. </w:t>
      </w:r>
      <w:r w:rsidRPr="00023073">
        <w:rPr>
          <w:rFonts w:ascii="Book Antiqua" w:hAnsi="Book Antiqua"/>
          <w:sz w:val="22"/>
          <w:szCs w:val="22"/>
          <w:rPrChange w:id="227" w:author="Niklas" w:date="2011-02-09T13:16:00Z">
            <w:rPr>
              <w:sz w:val="24"/>
            </w:rPr>
          </w:rPrChange>
        </w:rPr>
        <w:lastRenderedPageBreak/>
        <w:t xml:space="preserve">Många visa tänkare har uttryckt att tiden är det dyrbaraste av allt en människa kan äga, för det är endast med hjälp av tid som lyckan kan avnjutas. Detta kan tyckas rimligt, men utan lyckan är tiden ingenting värd! Blott ett ögonblicks lycka är oändligt mycket mera värt än tusen år av plågor och kval. Och det är först när skattkistorna fullständigt bågnar av guld som sökandet efter livet, tiden eller hälsan får sitt </w:t>
      </w:r>
      <w:commentRangeStart w:id="228"/>
      <w:del w:id="229" w:author="IT Tekniker" w:date="2010-08-18T15:46:00Z">
        <w:r w:rsidRPr="00023073" w:rsidDel="00CB3B27">
          <w:rPr>
            <w:rFonts w:ascii="Book Antiqua" w:hAnsi="Book Antiqua"/>
            <w:sz w:val="22"/>
            <w:szCs w:val="22"/>
            <w:rPrChange w:id="230" w:author="Niklas" w:date="2011-02-09T13:16:00Z">
              <w:rPr>
                <w:sz w:val="24"/>
              </w:rPr>
            </w:rPrChange>
          </w:rPr>
          <w:delText xml:space="preserve">något </w:delText>
        </w:r>
      </w:del>
      <w:commentRangeEnd w:id="228"/>
      <w:r w:rsidRPr="00023073">
        <w:rPr>
          <w:rStyle w:val="CommentReference"/>
          <w:rFonts w:ascii="Book Antiqua" w:hAnsi="Book Antiqua"/>
          <w:sz w:val="22"/>
          <w:szCs w:val="22"/>
          <w:rPrChange w:id="231" w:author="Niklas" w:date="2011-02-09T13:16:00Z">
            <w:rPr>
              <w:rStyle w:val="CommentReference"/>
            </w:rPr>
          </w:rPrChange>
        </w:rPr>
        <w:commentReference w:id="228"/>
      </w:r>
      <w:r w:rsidRPr="00023073">
        <w:rPr>
          <w:rFonts w:ascii="Book Antiqua" w:hAnsi="Book Antiqua"/>
          <w:sz w:val="22"/>
          <w:szCs w:val="22"/>
          <w:rPrChange w:id="232" w:author="Niklas" w:date="2011-02-09T13:16:00Z">
            <w:rPr>
              <w:sz w:val="24"/>
            </w:rPr>
          </w:rPrChange>
        </w:rPr>
        <w:t>värde.</w:t>
      </w:r>
    </w:p>
    <w:p w:rsidR="006D632F" w:rsidRPr="00023073" w:rsidRDefault="006D632F">
      <w:pPr>
        <w:spacing w:line="276" w:lineRule="auto"/>
        <w:rPr>
          <w:rFonts w:ascii="Book Antiqua" w:hAnsi="Book Antiqua"/>
          <w:sz w:val="22"/>
          <w:szCs w:val="22"/>
          <w:rPrChange w:id="233" w:author="Niklas" w:date="2011-02-09T13:16:00Z">
            <w:rPr>
              <w:sz w:val="24"/>
            </w:rPr>
          </w:rPrChange>
        </w:rPr>
        <w:pPrChange w:id="234" w:author="Niklas" w:date="2011-02-09T13:18:00Z">
          <w:pPr>
            <w:spacing w:line="360" w:lineRule="auto"/>
          </w:pPr>
        </w:pPrChange>
      </w:pPr>
      <w:r w:rsidRPr="00023073">
        <w:rPr>
          <w:rFonts w:ascii="Book Antiqua" w:hAnsi="Book Antiqua"/>
          <w:sz w:val="22"/>
          <w:szCs w:val="22"/>
          <w:rPrChange w:id="235" w:author="Niklas" w:date="2011-02-09T13:16:00Z">
            <w:rPr>
              <w:sz w:val="24"/>
            </w:rPr>
          </w:rPrChange>
        </w:rPr>
        <w:t xml:space="preserve">  Mina bekanta inom det teosofiska området har sagt mig att mina experiment är lika omöjliga som ogudaktiga, men Guds existens känns med tiden än mer osannolik och dessa människors dyrkan meningslös, och därför eldar deras resonemang mina sinnen. Guld kan ju för helvete inte uppstå ur tomma intet!</w:t>
      </w:r>
    </w:p>
    <w:p w:rsidR="006D632F" w:rsidRPr="00023073" w:rsidRDefault="006D632F">
      <w:pPr>
        <w:spacing w:line="276" w:lineRule="auto"/>
        <w:rPr>
          <w:rFonts w:ascii="Book Antiqua" w:hAnsi="Book Antiqua"/>
          <w:sz w:val="22"/>
          <w:szCs w:val="22"/>
          <w:rPrChange w:id="236" w:author="Niklas" w:date="2011-02-09T13:16:00Z">
            <w:rPr>
              <w:sz w:val="24"/>
            </w:rPr>
          </w:rPrChange>
        </w:rPr>
        <w:pPrChange w:id="237" w:author="Niklas" w:date="2011-02-09T13:18:00Z">
          <w:pPr>
            <w:spacing w:line="360" w:lineRule="auto"/>
          </w:pPr>
        </w:pPrChange>
      </w:pPr>
      <w:r w:rsidRPr="00023073">
        <w:rPr>
          <w:rFonts w:ascii="Book Antiqua" w:hAnsi="Book Antiqua"/>
          <w:sz w:val="22"/>
          <w:szCs w:val="22"/>
          <w:rPrChange w:id="238" w:author="Niklas" w:date="2011-02-09T13:16:00Z">
            <w:rPr>
              <w:sz w:val="24"/>
            </w:rPr>
          </w:rPrChange>
        </w:rPr>
        <w:t xml:space="preserve">  Mina hypoteser ses dock som troliga – eller i alla fall trovärdiga – av några människor som understöder mig ekonomiskt i hopp om att jag någon gång ska återgälda deras gåvor. Och jag framhärdar med en dåres envishet att med samma säkerhet som solen varje dag står högst på himlen går det att utvinna guld ur lägre stående grundämnen.</w:t>
      </w:r>
    </w:p>
    <w:p w:rsidR="006D632F" w:rsidRPr="00023073" w:rsidRDefault="006D632F">
      <w:pPr>
        <w:spacing w:line="276" w:lineRule="auto"/>
        <w:rPr>
          <w:rFonts w:ascii="Book Antiqua" w:hAnsi="Book Antiqua"/>
          <w:sz w:val="22"/>
          <w:szCs w:val="22"/>
          <w:rPrChange w:id="239" w:author="Niklas" w:date="2011-02-09T13:16:00Z">
            <w:rPr>
              <w:sz w:val="24"/>
            </w:rPr>
          </w:rPrChange>
        </w:rPr>
        <w:pPrChange w:id="240" w:author="Niklas" w:date="2011-02-09T13:18:00Z">
          <w:pPr>
            <w:spacing w:line="360" w:lineRule="auto"/>
          </w:pPr>
        </w:pPrChange>
      </w:pPr>
      <w:r w:rsidRPr="00023073">
        <w:rPr>
          <w:rFonts w:ascii="Book Antiqua" w:hAnsi="Book Antiqua"/>
          <w:sz w:val="22"/>
          <w:szCs w:val="22"/>
          <w:rPrChange w:id="241" w:author="Niklas" w:date="2011-02-09T13:16:00Z">
            <w:rPr>
              <w:sz w:val="24"/>
            </w:rPr>
          </w:rPrChange>
        </w:rPr>
        <w:t xml:space="preserve">  En svag doft av koppar och järn har lagt sig över mitt eländiga krypin. Det finns ingen naturlig förklaring till detta och det bekymrar mig, ty det kan tolkas som ett illavarslande indicium av mina fiender. Mina förväntningar är ändock större än orosmolnen. Många är de tillfällen då jag motvilligt vaknat upp ur en dröm där guldet kokat i eldstaden framför mina ögon. Drömmar </w:t>
      </w:r>
      <w:r w:rsidRPr="00023073">
        <w:rPr>
          <w:rFonts w:ascii="Book Antiqua" w:hAnsi="Book Antiqua"/>
          <w:sz w:val="22"/>
          <w:szCs w:val="22"/>
          <w:rPrChange w:id="242" w:author="Niklas" w:date="2011-02-09T13:16:00Z">
            <w:rPr>
              <w:sz w:val="24"/>
            </w:rPr>
          </w:rPrChange>
        </w:rPr>
        <w:lastRenderedPageBreak/>
        <w:t>förebådar många gånger verkligheten, och inger härvidlag positiva förhoppningar för min verksamhet. Samtidigt tenderar förväntningar ofta till att förvandla verkligheten till en misslyckad upprepning av en dröm. Men även om upprepningen skulle bli misslyckad, skulle den vara bättre än den nuvarande situationen.</w:t>
      </w:r>
    </w:p>
    <w:p w:rsidR="006D632F" w:rsidRPr="00023073" w:rsidRDefault="006D632F">
      <w:pPr>
        <w:spacing w:line="276" w:lineRule="auto"/>
        <w:rPr>
          <w:rFonts w:ascii="Book Antiqua" w:hAnsi="Book Antiqua"/>
          <w:sz w:val="22"/>
          <w:szCs w:val="22"/>
          <w:rPrChange w:id="243" w:author="Niklas" w:date="2011-02-09T13:16:00Z">
            <w:rPr>
              <w:sz w:val="24"/>
            </w:rPr>
          </w:rPrChange>
        </w:rPr>
        <w:pPrChange w:id="244" w:author="Niklas" w:date="2011-02-09T13:18:00Z">
          <w:pPr>
            <w:spacing w:line="360" w:lineRule="auto"/>
          </w:pPr>
        </w:pPrChange>
      </w:pPr>
      <w:r w:rsidRPr="00023073">
        <w:rPr>
          <w:rFonts w:ascii="Book Antiqua" w:hAnsi="Book Antiqua"/>
          <w:sz w:val="22"/>
          <w:szCs w:val="22"/>
          <w:rPrChange w:id="245" w:author="Niklas" w:date="2011-02-09T13:16:00Z">
            <w:rPr>
              <w:sz w:val="24"/>
            </w:rPr>
          </w:rPrChange>
        </w:rPr>
        <w:t xml:space="preserve">  Nu </w:t>
      </w:r>
      <w:ins w:id="246" w:author="IT Tekniker" w:date="2011-01-21T10:00:00Z">
        <w:r w:rsidR="00D0686F" w:rsidRPr="00023073">
          <w:rPr>
            <w:rFonts w:ascii="Book Antiqua" w:hAnsi="Book Antiqua"/>
            <w:sz w:val="22"/>
            <w:szCs w:val="22"/>
            <w:rPrChange w:id="247" w:author="Niklas" w:date="2011-02-09T13:16:00Z">
              <w:rPr>
                <w:sz w:val="24"/>
              </w:rPr>
            </w:rPrChange>
          </w:rPr>
          <w:t>har det slutat fladdra i gardinen, ett tecken på att</w:t>
        </w:r>
      </w:ins>
      <w:del w:id="248" w:author="IT Tekniker" w:date="2011-01-21T10:00:00Z">
        <w:r w:rsidRPr="00023073" w:rsidDel="00D0686F">
          <w:rPr>
            <w:rFonts w:ascii="Book Antiqua" w:hAnsi="Book Antiqua"/>
            <w:sz w:val="22"/>
            <w:szCs w:val="22"/>
            <w:rPrChange w:id="249" w:author="Niklas" w:date="2011-02-09T13:16:00Z">
              <w:rPr>
                <w:sz w:val="24"/>
              </w:rPr>
            </w:rPrChange>
          </w:rPr>
          <w:delText>verkar det som om</w:delText>
        </w:r>
      </w:del>
      <w:r w:rsidRPr="00023073">
        <w:rPr>
          <w:rFonts w:ascii="Book Antiqua" w:hAnsi="Book Antiqua"/>
          <w:sz w:val="22"/>
          <w:szCs w:val="22"/>
          <w:rPrChange w:id="250" w:author="Niklas" w:date="2011-02-09T13:16:00Z">
            <w:rPr>
              <w:sz w:val="24"/>
            </w:rPr>
          </w:rPrChange>
        </w:rPr>
        <w:t xml:space="preserve"> furierna gett sig av. På djävulens order hade de antagligen kommit för att föra bort mig från jordelivet. Att skapa guld är förbehållet den onde, och nu har han uppenbarligen fått nys om mina planer. Emanuel, min främste mecenat, har varnat mig för att helvetets mästare inte accepterar att människorna leker med hans käraste element, elden, och speciellt inte i syfte att utvinna ädla metaller av kol och fosfor. Men jag trotsar honom, och han är väl medveten om det.</w:t>
      </w:r>
    </w:p>
    <w:p w:rsidR="006D632F" w:rsidRPr="00023073" w:rsidRDefault="006D632F">
      <w:pPr>
        <w:spacing w:line="276" w:lineRule="auto"/>
        <w:rPr>
          <w:rFonts w:ascii="Book Antiqua" w:hAnsi="Book Antiqua"/>
          <w:sz w:val="22"/>
          <w:szCs w:val="22"/>
          <w:rPrChange w:id="251" w:author="Niklas" w:date="2011-02-09T13:16:00Z">
            <w:rPr>
              <w:sz w:val="24"/>
            </w:rPr>
          </w:rPrChange>
        </w:rPr>
        <w:pPrChange w:id="252" w:author="Niklas" w:date="2011-02-09T13:18:00Z">
          <w:pPr>
            <w:spacing w:line="360" w:lineRule="auto"/>
          </w:pPr>
        </w:pPrChange>
      </w:pPr>
      <w:r w:rsidRPr="00023073">
        <w:rPr>
          <w:rFonts w:ascii="Book Antiqua" w:hAnsi="Book Antiqua"/>
          <w:sz w:val="22"/>
          <w:szCs w:val="22"/>
          <w:rPrChange w:id="253" w:author="Niklas" w:date="2011-02-09T13:16:00Z">
            <w:rPr>
              <w:sz w:val="24"/>
            </w:rPr>
          </w:rPrChange>
        </w:rPr>
        <w:t xml:space="preserve">  En meanderblixt blir synlig på himlen utanför under ett kort ögonblick. Min boning lyses upp och det egendomliga trädet utanför kastar långa skuggor mot rummets bortre vägg. Mitt rum: sexton fot i fyrkant, fyra murade väggar och en fönsterglugg, som släpper in ljus enbart om förmiddagen. Murbruket är vitt men smutsigt och kallt. På golvet ligger brunbrända bräder, ett halvt trappsteg högre än stentrappan utanför dörren. Ovanför höjer sig ett grått tak, rökskadat av sena kvällars matlagning och uppvärmning. Luften kan bara lämna rummet via fönstergluggen eller den järnbeslagna dörren, för inte ens en ventil finns det som kan vädra ut. </w:t>
      </w:r>
      <w:r w:rsidRPr="00023073">
        <w:rPr>
          <w:rFonts w:ascii="Book Antiqua" w:hAnsi="Book Antiqua"/>
          <w:sz w:val="22"/>
          <w:szCs w:val="22"/>
          <w:rPrChange w:id="254" w:author="Niklas" w:date="2011-02-09T13:16:00Z">
            <w:rPr>
              <w:sz w:val="24"/>
            </w:rPr>
          </w:rPrChange>
        </w:rPr>
        <w:lastRenderedPageBreak/>
        <w:t>Möblemanget består av min säng, mitt arbetsbord, en koffert och den eldstad som används vid nattlig matlagning och alkemiska experiment. Jag räknar sekunderna efter blixtljuset så noggrant som tillfället medger. Efter fem kommer explosionen. Det förefaller som om ett åskväder är på väg hitåt, frammanat av de krafter som vill störta mig i fördärvet!</w:t>
      </w:r>
    </w:p>
    <w:p w:rsidR="006D632F" w:rsidRPr="00023073" w:rsidDel="00BC35D3" w:rsidRDefault="006D632F">
      <w:pPr>
        <w:spacing w:line="276" w:lineRule="auto"/>
        <w:rPr>
          <w:del w:id="255" w:author="Niklas" w:date="2011-02-09T13:27:00Z"/>
          <w:rFonts w:ascii="Book Antiqua" w:hAnsi="Book Antiqua"/>
          <w:sz w:val="22"/>
          <w:szCs w:val="22"/>
          <w:rPrChange w:id="256" w:author="Niklas" w:date="2011-02-09T13:16:00Z">
            <w:rPr>
              <w:del w:id="257" w:author="Niklas" w:date="2011-02-09T13:27:00Z"/>
              <w:sz w:val="24"/>
            </w:rPr>
          </w:rPrChange>
        </w:rPr>
        <w:pPrChange w:id="258" w:author="Niklas" w:date="2011-02-09T13:18:00Z">
          <w:pPr>
            <w:spacing w:line="360" w:lineRule="auto"/>
          </w:pPr>
        </w:pPrChange>
      </w:pPr>
      <w:r w:rsidRPr="00023073">
        <w:rPr>
          <w:rFonts w:ascii="Book Antiqua" w:hAnsi="Book Antiqua"/>
          <w:sz w:val="22"/>
          <w:szCs w:val="22"/>
          <w:rPrChange w:id="259" w:author="Niklas" w:date="2011-02-09T13:16:00Z">
            <w:rPr>
              <w:sz w:val="24"/>
            </w:rPr>
          </w:rPrChange>
        </w:rPr>
        <w:t xml:space="preserve">  Regnet börjar så smått slå mot fönstergluggens glas och smattrandet </w:t>
      </w:r>
      <w:del w:id="260" w:author="IT Tekniker" w:date="2011-01-21T10:01:00Z">
        <w:r w:rsidRPr="00023073" w:rsidDel="00D0686F">
          <w:rPr>
            <w:rFonts w:ascii="Book Antiqua" w:hAnsi="Book Antiqua"/>
            <w:sz w:val="22"/>
            <w:szCs w:val="22"/>
            <w:rPrChange w:id="261" w:author="Niklas" w:date="2011-02-09T13:16:00Z">
              <w:rPr>
                <w:sz w:val="24"/>
              </w:rPr>
            </w:rPrChange>
          </w:rPr>
          <w:delText xml:space="preserve">fungerar </w:delText>
        </w:r>
      </w:del>
      <w:ins w:id="262" w:author="IT Tekniker" w:date="2011-01-21T10:01:00Z">
        <w:r w:rsidR="00D0686F" w:rsidRPr="00023073">
          <w:rPr>
            <w:rFonts w:ascii="Book Antiqua" w:hAnsi="Book Antiqua"/>
            <w:sz w:val="22"/>
            <w:szCs w:val="22"/>
            <w:rPrChange w:id="263" w:author="Niklas" w:date="2011-02-09T13:16:00Z">
              <w:rPr>
                <w:sz w:val="24"/>
              </w:rPr>
            </w:rPrChange>
          </w:rPr>
          <w:t xml:space="preserve">känns </w:t>
        </w:r>
      </w:ins>
      <w:r w:rsidRPr="00023073">
        <w:rPr>
          <w:rFonts w:ascii="Book Antiqua" w:hAnsi="Book Antiqua"/>
          <w:sz w:val="22"/>
          <w:szCs w:val="22"/>
          <w:rPrChange w:id="264" w:author="Niklas" w:date="2011-02-09T13:16:00Z">
            <w:rPr>
              <w:sz w:val="24"/>
            </w:rPr>
          </w:rPrChange>
        </w:rPr>
        <w:t>snart som trumstockar på mina känsliga nerver. Långsamt klär jag på mig under täcket. Jag önskar vara välklädd under vad som skulle kunna vara min sista tid i livet, och dö med äran i behåll.</w:t>
      </w:r>
    </w:p>
    <w:p w:rsidR="006D632F" w:rsidRPr="00023073" w:rsidRDefault="006D632F">
      <w:pPr>
        <w:spacing w:line="276" w:lineRule="auto"/>
        <w:rPr>
          <w:rFonts w:ascii="Book Antiqua" w:hAnsi="Book Antiqua"/>
          <w:sz w:val="22"/>
          <w:szCs w:val="22"/>
          <w:rPrChange w:id="265" w:author="Niklas" w:date="2011-02-09T13:16:00Z">
            <w:rPr>
              <w:sz w:val="24"/>
            </w:rPr>
          </w:rPrChange>
        </w:rPr>
        <w:pPrChange w:id="266" w:author="Niklas" w:date="2011-02-09T13:18:00Z">
          <w:pPr>
            <w:spacing w:line="360" w:lineRule="auto"/>
          </w:pPr>
        </w:pPrChange>
      </w:pPr>
      <w:del w:id="267" w:author="Niklas" w:date="2011-02-09T13:27:00Z">
        <w:r w:rsidRPr="00023073" w:rsidDel="00BC35D3">
          <w:rPr>
            <w:rFonts w:ascii="Book Antiqua" w:hAnsi="Book Antiqua"/>
            <w:sz w:val="22"/>
            <w:szCs w:val="22"/>
            <w:rPrChange w:id="268" w:author="Niklas" w:date="2011-02-09T13:16:00Z">
              <w:rPr>
                <w:sz w:val="24"/>
              </w:rPr>
            </w:rPrChange>
          </w:rPr>
          <w:delText xml:space="preserve">  </w:delText>
        </w:r>
      </w:del>
    </w:p>
    <w:p w:rsidR="006D632F" w:rsidRPr="00023073" w:rsidRDefault="006D632F">
      <w:pPr>
        <w:spacing w:line="276" w:lineRule="auto"/>
        <w:rPr>
          <w:rFonts w:ascii="Book Antiqua" w:hAnsi="Book Antiqua"/>
          <w:sz w:val="22"/>
          <w:szCs w:val="22"/>
          <w:rPrChange w:id="269" w:author="Niklas" w:date="2011-02-09T13:16:00Z">
            <w:rPr>
              <w:sz w:val="24"/>
            </w:rPr>
          </w:rPrChange>
        </w:rPr>
        <w:pPrChange w:id="270" w:author="Niklas" w:date="2011-02-09T13:18:00Z">
          <w:pPr>
            <w:spacing w:line="360" w:lineRule="auto"/>
          </w:pPr>
        </w:pPrChange>
      </w:pPr>
    </w:p>
    <w:p w:rsidR="006D632F" w:rsidRPr="00023073" w:rsidRDefault="006D632F">
      <w:pPr>
        <w:spacing w:line="276" w:lineRule="auto"/>
        <w:jc w:val="center"/>
        <w:rPr>
          <w:rFonts w:ascii="Book Antiqua" w:hAnsi="Book Antiqua"/>
          <w:sz w:val="22"/>
          <w:szCs w:val="22"/>
          <w:rPrChange w:id="271" w:author="Niklas" w:date="2011-02-09T13:16:00Z">
            <w:rPr>
              <w:sz w:val="24"/>
            </w:rPr>
          </w:rPrChange>
        </w:rPr>
        <w:pPrChange w:id="272" w:author="Niklas" w:date="2011-02-09T13:18:00Z">
          <w:pPr>
            <w:spacing w:line="360" w:lineRule="auto"/>
            <w:jc w:val="center"/>
          </w:pPr>
        </w:pPrChange>
      </w:pPr>
      <w:ins w:id="273" w:author="Niklas Dahlman" w:date="2010-02-14T15:31:00Z">
        <w:r w:rsidRPr="00023073">
          <w:rPr>
            <w:rFonts w:ascii="Book Antiqua" w:hAnsi="Book Antiqua"/>
            <w:sz w:val="22"/>
            <w:szCs w:val="22"/>
            <w:rPrChange w:id="274" w:author="Niklas" w:date="2011-02-09T13:16:00Z">
              <w:rPr>
                <w:sz w:val="24"/>
              </w:rPr>
            </w:rPrChange>
          </w:rPr>
          <w:t xml:space="preserve">* </w:t>
        </w:r>
      </w:ins>
      <w:del w:id="275" w:author="Niklas Dahlman" w:date="2010-02-14T15:31:00Z">
        <w:r w:rsidRPr="00023073" w:rsidDel="00A44C66">
          <w:rPr>
            <w:rFonts w:ascii="Book Antiqua" w:hAnsi="Book Antiqua"/>
            <w:sz w:val="22"/>
            <w:szCs w:val="22"/>
            <w:rPrChange w:id="276" w:author="Niklas" w:date="2011-02-09T13:16:00Z">
              <w:rPr>
                <w:sz w:val="24"/>
              </w:rPr>
            </w:rPrChange>
          </w:rPr>
          <w:delText>*</w:delText>
        </w:r>
      </w:del>
      <w:ins w:id="277" w:author="Niklas Dahlman" w:date="2010-02-14T15:31:00Z">
        <w:del w:id="278" w:author="Niklas" w:date="2011-02-09T13:24:00Z">
          <w:r w:rsidRPr="00023073" w:rsidDel="00CF017F">
            <w:rPr>
              <w:rFonts w:ascii="Book Antiqua" w:hAnsi="Book Antiqua"/>
              <w:sz w:val="22"/>
              <w:szCs w:val="22"/>
              <w:rPrChange w:id="279" w:author="Niklas" w:date="2011-02-09T13:16:00Z">
                <w:rPr>
                  <w:sz w:val="24"/>
                </w:rPr>
              </w:rPrChange>
            </w:rPr>
            <w:delText xml:space="preserve"> </w:delText>
          </w:r>
        </w:del>
        <w:r w:rsidRPr="00023073">
          <w:rPr>
            <w:rFonts w:ascii="Book Antiqua" w:hAnsi="Book Antiqua"/>
            <w:sz w:val="22"/>
            <w:szCs w:val="22"/>
            <w:rPrChange w:id="280" w:author="Niklas" w:date="2011-02-09T13:16:00Z">
              <w:rPr>
                <w:sz w:val="24"/>
              </w:rPr>
            </w:rPrChange>
          </w:rPr>
          <w:t>*</w:t>
        </w:r>
      </w:ins>
      <w:ins w:id="281" w:author="Niklas" w:date="2011-02-09T13:24:00Z">
        <w:r w:rsidR="00CF017F">
          <w:rPr>
            <w:rFonts w:ascii="Book Antiqua" w:hAnsi="Book Antiqua"/>
            <w:sz w:val="22"/>
            <w:szCs w:val="22"/>
          </w:rPr>
          <w:t xml:space="preserve"> *</w:t>
        </w:r>
      </w:ins>
    </w:p>
    <w:p w:rsidR="006D632F" w:rsidRPr="00023073" w:rsidRDefault="006D632F">
      <w:pPr>
        <w:spacing w:line="276" w:lineRule="auto"/>
        <w:jc w:val="center"/>
        <w:rPr>
          <w:rFonts w:ascii="Book Antiqua" w:hAnsi="Book Antiqua"/>
          <w:sz w:val="22"/>
          <w:szCs w:val="22"/>
          <w:rPrChange w:id="282" w:author="Niklas" w:date="2011-02-09T13:16:00Z">
            <w:rPr>
              <w:sz w:val="24"/>
            </w:rPr>
          </w:rPrChange>
        </w:rPr>
        <w:pPrChange w:id="283" w:author="Niklas" w:date="2011-02-09T13:18:00Z">
          <w:pPr>
            <w:spacing w:line="360" w:lineRule="auto"/>
            <w:jc w:val="center"/>
          </w:pPr>
        </w:pPrChange>
      </w:pPr>
    </w:p>
    <w:p w:rsidR="006D632F" w:rsidRPr="00023073" w:rsidRDefault="006D632F">
      <w:pPr>
        <w:spacing w:line="276" w:lineRule="auto"/>
        <w:rPr>
          <w:rFonts w:ascii="Book Antiqua" w:hAnsi="Book Antiqua"/>
          <w:sz w:val="22"/>
          <w:szCs w:val="22"/>
          <w:rPrChange w:id="284" w:author="Niklas" w:date="2011-02-09T13:16:00Z">
            <w:rPr>
              <w:sz w:val="24"/>
            </w:rPr>
          </w:rPrChange>
        </w:rPr>
        <w:pPrChange w:id="285" w:author="Niklas" w:date="2011-02-09T13:18:00Z">
          <w:pPr>
            <w:spacing w:line="360" w:lineRule="auto"/>
          </w:pPr>
        </w:pPrChange>
      </w:pPr>
      <w:r w:rsidRPr="00023073">
        <w:rPr>
          <w:rFonts w:ascii="Book Antiqua" w:hAnsi="Book Antiqua"/>
          <w:sz w:val="22"/>
          <w:szCs w:val="22"/>
          <w:rPrChange w:id="286" w:author="Niklas" w:date="2011-02-09T13:16:00Z">
            <w:rPr>
              <w:sz w:val="24"/>
            </w:rPr>
          </w:rPrChange>
        </w:rPr>
        <w:t xml:space="preserve">Jag måste ha somnat </w:t>
      </w:r>
      <w:del w:id="287" w:author="IT Tekniker" w:date="2011-01-21T15:24:00Z">
        <w:r w:rsidRPr="00023073" w:rsidDel="0072442B">
          <w:rPr>
            <w:rFonts w:ascii="Book Antiqua" w:hAnsi="Book Antiqua"/>
            <w:sz w:val="22"/>
            <w:szCs w:val="22"/>
            <w:rPrChange w:id="288" w:author="Niklas" w:date="2011-02-09T13:16:00Z">
              <w:rPr>
                <w:sz w:val="24"/>
              </w:rPr>
            </w:rPrChange>
          </w:rPr>
          <w:delText>om</w:delText>
        </w:r>
      </w:del>
      <w:ins w:id="289" w:author="IT Tekniker" w:date="2011-01-21T15:24:00Z">
        <w:r w:rsidR="0072442B" w:rsidRPr="00023073">
          <w:rPr>
            <w:rFonts w:ascii="Book Antiqua" w:hAnsi="Book Antiqua"/>
            <w:sz w:val="22"/>
            <w:szCs w:val="22"/>
            <w:rPrChange w:id="290" w:author="Niklas" w:date="2011-02-09T13:16:00Z">
              <w:rPr>
                <w:sz w:val="24"/>
              </w:rPr>
            </w:rPrChange>
          </w:rPr>
          <w:t>till igen</w:t>
        </w:r>
      </w:ins>
      <w:ins w:id="291" w:author="IT Tekniker" w:date="2011-01-21T10:01:00Z">
        <w:r w:rsidR="001F097D" w:rsidRPr="00023073">
          <w:rPr>
            <w:rFonts w:ascii="Book Antiqua" w:hAnsi="Book Antiqua"/>
            <w:sz w:val="22"/>
            <w:szCs w:val="22"/>
            <w:rPrChange w:id="292" w:author="Niklas" w:date="2011-02-09T13:16:00Z">
              <w:rPr>
                <w:sz w:val="24"/>
              </w:rPr>
            </w:rPrChange>
          </w:rPr>
          <w:t>,</w:t>
        </w:r>
      </w:ins>
      <w:r w:rsidRPr="00023073">
        <w:rPr>
          <w:rFonts w:ascii="Book Antiqua" w:hAnsi="Book Antiqua"/>
          <w:sz w:val="22"/>
          <w:szCs w:val="22"/>
          <w:rPrChange w:id="293" w:author="Niklas" w:date="2011-02-09T13:16:00Z">
            <w:rPr>
              <w:sz w:val="24"/>
            </w:rPr>
          </w:rPrChange>
        </w:rPr>
        <w:t xml:space="preserve"> för morgonen har kommit till min undsättning. Jag trasslar mig ur de fuktiga sängkläderna och eftersom jag redan är klädd beger jag mig ut på Marseilles gator. Det är söndag och dessutom min födelsedag. Luften är klar och himlen har spruckit upp efter nattens hårda väder. Solen gömmer sig visserligen bakom ett rejält moln, men kanterna på den vita bomullen förgylls av det starka skenet och på det hela taget har vädret en lugnande inverkan och mina sinneskval dämpas.</w:t>
      </w:r>
    </w:p>
    <w:p w:rsidR="006D632F" w:rsidRPr="00023073" w:rsidRDefault="006D632F">
      <w:pPr>
        <w:spacing w:line="276" w:lineRule="auto"/>
        <w:rPr>
          <w:rFonts w:ascii="Book Antiqua" w:hAnsi="Book Antiqua"/>
          <w:sz w:val="22"/>
          <w:szCs w:val="22"/>
          <w:rPrChange w:id="294" w:author="Niklas" w:date="2011-02-09T13:16:00Z">
            <w:rPr>
              <w:sz w:val="24"/>
            </w:rPr>
          </w:rPrChange>
        </w:rPr>
        <w:pPrChange w:id="295" w:author="Niklas" w:date="2011-02-09T13:18:00Z">
          <w:pPr>
            <w:spacing w:line="360" w:lineRule="auto"/>
          </w:pPr>
        </w:pPrChange>
      </w:pPr>
      <w:r w:rsidRPr="00023073">
        <w:rPr>
          <w:rFonts w:ascii="Book Antiqua" w:hAnsi="Book Antiqua"/>
          <w:sz w:val="22"/>
          <w:szCs w:val="22"/>
          <w:rPrChange w:id="296" w:author="Niklas" w:date="2011-02-09T13:16:00Z">
            <w:rPr>
              <w:sz w:val="24"/>
            </w:rPr>
          </w:rPrChange>
        </w:rPr>
        <w:t xml:space="preserve">  Stegen styr mig till ett kafé där jag länge tillhört stamgästerna. Tidigare har det varit en mötesplats för bildkonstnärer och refuserade poeter, men under de </w:t>
      </w:r>
      <w:r w:rsidRPr="00023073">
        <w:rPr>
          <w:rFonts w:ascii="Book Antiqua" w:hAnsi="Book Antiqua"/>
          <w:sz w:val="22"/>
          <w:szCs w:val="22"/>
          <w:rPrChange w:id="297" w:author="Niklas" w:date="2011-02-09T13:16:00Z">
            <w:rPr>
              <w:sz w:val="24"/>
            </w:rPr>
          </w:rPrChange>
        </w:rPr>
        <w:lastRenderedPageBreak/>
        <w:t>senaste åren har en mer blandad kundkrets börjat nyttja lokalen. När jag försiktigt öppnar dörren nickar flera av gästerna vänligt, och även en äldre herre som jag inte råkat tidigare lyfter sin cylinderhatt som hälsning. Inredningen går i brunt och grått</w:t>
      </w:r>
      <w:ins w:id="298" w:author="IT Tekniker" w:date="2010-08-18T15:46:00Z">
        <w:r w:rsidR="00CB3B27" w:rsidRPr="00023073">
          <w:rPr>
            <w:rFonts w:ascii="Book Antiqua" w:hAnsi="Book Antiqua"/>
            <w:sz w:val="22"/>
            <w:szCs w:val="22"/>
            <w:rPrChange w:id="299" w:author="Niklas" w:date="2011-02-09T13:16:00Z">
              <w:rPr>
                <w:sz w:val="24"/>
              </w:rPr>
            </w:rPrChange>
          </w:rPr>
          <w:t xml:space="preserve"> </w:t>
        </w:r>
      </w:ins>
      <w:del w:id="300" w:author="IT Tekniker" w:date="2010-08-18T15:46:00Z">
        <w:r w:rsidRPr="00023073" w:rsidDel="00CB3B27">
          <w:rPr>
            <w:rFonts w:ascii="Book Antiqua" w:hAnsi="Book Antiqua"/>
            <w:sz w:val="22"/>
            <w:szCs w:val="22"/>
            <w:rPrChange w:id="301" w:author="Niklas" w:date="2011-02-09T13:16:00Z">
              <w:rPr>
                <w:sz w:val="24"/>
              </w:rPr>
            </w:rPrChange>
          </w:rPr>
          <w:delText xml:space="preserve"> </w:delText>
        </w:r>
        <w:commentRangeStart w:id="302"/>
        <w:r w:rsidRPr="00023073" w:rsidDel="00CB3B27">
          <w:rPr>
            <w:rFonts w:ascii="Book Antiqua" w:hAnsi="Book Antiqua"/>
            <w:sz w:val="22"/>
            <w:szCs w:val="22"/>
            <w:rPrChange w:id="303" w:author="Niklas" w:date="2011-02-09T13:16:00Z">
              <w:rPr>
                <w:sz w:val="24"/>
              </w:rPr>
            </w:rPrChange>
          </w:rPr>
          <w:delText xml:space="preserve">och </w:delText>
        </w:r>
      </w:del>
      <w:commentRangeEnd w:id="302"/>
      <w:r w:rsidRPr="00023073">
        <w:rPr>
          <w:rStyle w:val="CommentReference"/>
          <w:rFonts w:ascii="Book Antiqua" w:hAnsi="Book Antiqua"/>
          <w:sz w:val="22"/>
          <w:szCs w:val="22"/>
          <w:rPrChange w:id="304" w:author="Niklas" w:date="2011-02-09T13:16:00Z">
            <w:rPr>
              <w:rStyle w:val="CommentReference"/>
            </w:rPr>
          </w:rPrChange>
        </w:rPr>
        <w:commentReference w:id="302"/>
      </w:r>
      <w:r w:rsidRPr="00023073">
        <w:rPr>
          <w:rFonts w:ascii="Book Antiqua" w:hAnsi="Book Antiqua"/>
          <w:sz w:val="22"/>
          <w:szCs w:val="22"/>
          <w:rPrChange w:id="305" w:author="Niklas" w:date="2011-02-09T13:16:00Z">
            <w:rPr>
              <w:sz w:val="24"/>
            </w:rPr>
          </w:rPrChange>
        </w:rPr>
        <w:t>med obekväma stolar och söndersuttna fåtöljer men är ändå samtidigt inbjudande. Jag slår mig ner vid ett av fönsterborden med ryggen mot väggen.</w:t>
      </w:r>
    </w:p>
    <w:p w:rsidR="006D632F" w:rsidRPr="00023073" w:rsidRDefault="006D632F">
      <w:pPr>
        <w:spacing w:line="276" w:lineRule="auto"/>
        <w:rPr>
          <w:rFonts w:ascii="Book Antiqua" w:hAnsi="Book Antiqua"/>
          <w:sz w:val="22"/>
          <w:szCs w:val="22"/>
          <w:rPrChange w:id="306" w:author="Niklas" w:date="2011-02-09T13:16:00Z">
            <w:rPr>
              <w:sz w:val="24"/>
            </w:rPr>
          </w:rPrChange>
        </w:rPr>
        <w:pPrChange w:id="307" w:author="Niklas" w:date="2011-02-09T13:18:00Z">
          <w:pPr>
            <w:spacing w:line="360" w:lineRule="auto"/>
          </w:pPr>
        </w:pPrChange>
      </w:pPr>
      <w:r w:rsidRPr="00023073">
        <w:rPr>
          <w:rFonts w:ascii="Book Antiqua" w:hAnsi="Book Antiqua"/>
          <w:sz w:val="22"/>
          <w:szCs w:val="22"/>
          <w:rPrChange w:id="308" w:author="Niklas" w:date="2011-02-09T13:16:00Z">
            <w:rPr>
              <w:sz w:val="24"/>
            </w:rPr>
          </w:rPrChange>
        </w:rPr>
        <w:t>– En absint.</w:t>
      </w:r>
    </w:p>
    <w:p w:rsidR="006D632F" w:rsidRPr="00023073" w:rsidRDefault="006D632F">
      <w:pPr>
        <w:spacing w:line="276" w:lineRule="auto"/>
        <w:rPr>
          <w:rFonts w:ascii="Book Antiqua" w:hAnsi="Book Antiqua"/>
          <w:sz w:val="22"/>
          <w:szCs w:val="22"/>
          <w:rPrChange w:id="309" w:author="Niklas" w:date="2011-02-09T13:16:00Z">
            <w:rPr>
              <w:sz w:val="24"/>
            </w:rPr>
          </w:rPrChange>
        </w:rPr>
        <w:pPrChange w:id="310" w:author="Niklas" w:date="2011-02-09T13:18:00Z">
          <w:pPr>
            <w:spacing w:line="360" w:lineRule="auto"/>
          </w:pPr>
        </w:pPrChange>
      </w:pPr>
      <w:r w:rsidRPr="00023073">
        <w:rPr>
          <w:rFonts w:ascii="Book Antiqua" w:hAnsi="Book Antiqua"/>
          <w:sz w:val="22"/>
          <w:szCs w:val="22"/>
          <w:rPrChange w:id="311" w:author="Niklas" w:date="2011-02-09T13:16:00Z">
            <w:rPr>
              <w:sz w:val="24"/>
            </w:rPr>
          </w:rPrChange>
        </w:rPr>
        <w:t xml:space="preserve">  Kyparen - en ful karl med vass näsa och smala ögonstrimmor - upprepar min beställning och beger sig mot köket. </w:t>
      </w:r>
    </w:p>
    <w:p w:rsidR="006D632F" w:rsidRPr="00023073" w:rsidRDefault="006D632F">
      <w:pPr>
        <w:spacing w:line="276" w:lineRule="auto"/>
        <w:rPr>
          <w:rFonts w:ascii="Book Antiqua" w:hAnsi="Book Antiqua"/>
          <w:sz w:val="22"/>
          <w:szCs w:val="22"/>
          <w:rPrChange w:id="312" w:author="Niklas" w:date="2011-02-09T13:16:00Z">
            <w:rPr>
              <w:sz w:val="24"/>
            </w:rPr>
          </w:rPrChange>
        </w:rPr>
        <w:pPrChange w:id="313" w:author="Niklas" w:date="2011-02-09T13:18:00Z">
          <w:pPr>
            <w:spacing w:line="360" w:lineRule="auto"/>
          </w:pPr>
        </w:pPrChange>
      </w:pPr>
      <w:r w:rsidRPr="00023073">
        <w:rPr>
          <w:rFonts w:ascii="Book Antiqua" w:hAnsi="Book Antiqua"/>
          <w:sz w:val="22"/>
          <w:szCs w:val="22"/>
          <w:rPrChange w:id="314" w:author="Niklas" w:date="2011-02-09T13:16:00Z">
            <w:rPr>
              <w:sz w:val="24"/>
            </w:rPr>
          </w:rPrChange>
        </w:rPr>
        <w:t xml:space="preserve">  Trots att en öppen spis brinner i mitten av rummet är det något kyligt och fuktigt härinne. Kanske kommer det också ett vinddrag från fönstret? Jag studerar mannen med cylinderhatten. Han är stor, på gränsen till enorm, och har ett yvigt grått skägg som står i kontrast till ett annars prydligt utseende. Ögonen är som tunna streck och det är näst intill omöjligt att avgöra om de är öppna eller slutna. På överkroppen </w:t>
      </w:r>
      <w:del w:id="315" w:author="IT Tekniker" w:date="2010-08-18T15:46:00Z">
        <w:r w:rsidRPr="00023073" w:rsidDel="00CB3B27">
          <w:rPr>
            <w:rFonts w:ascii="Book Antiqua" w:hAnsi="Book Antiqua"/>
            <w:sz w:val="22"/>
            <w:szCs w:val="22"/>
            <w:rPrChange w:id="316" w:author="Niklas" w:date="2011-02-09T13:16:00Z">
              <w:rPr>
                <w:sz w:val="24"/>
              </w:rPr>
            </w:rPrChange>
          </w:rPr>
          <w:delText xml:space="preserve">är </w:delText>
        </w:r>
      </w:del>
      <w:ins w:id="317" w:author="IT Tekniker" w:date="2010-08-18T15:46:00Z">
        <w:r w:rsidR="00CB3B27" w:rsidRPr="00023073">
          <w:rPr>
            <w:rFonts w:ascii="Book Antiqua" w:hAnsi="Book Antiqua"/>
            <w:sz w:val="22"/>
            <w:szCs w:val="22"/>
            <w:rPrChange w:id="318" w:author="Niklas" w:date="2011-02-09T13:16:00Z">
              <w:rPr>
                <w:sz w:val="24"/>
              </w:rPr>
            </w:rPrChange>
          </w:rPr>
          <w:t xml:space="preserve">sitter </w:t>
        </w:r>
      </w:ins>
      <w:r w:rsidRPr="00023073">
        <w:rPr>
          <w:rFonts w:ascii="Book Antiqua" w:hAnsi="Book Antiqua"/>
          <w:sz w:val="22"/>
          <w:szCs w:val="22"/>
          <w:rPrChange w:id="319" w:author="Niklas" w:date="2011-02-09T13:16:00Z">
            <w:rPr>
              <w:sz w:val="24"/>
            </w:rPr>
          </w:rPrChange>
        </w:rPr>
        <w:t xml:space="preserve">en azurblå sammetsväst med guldbroderier </w:t>
      </w:r>
      <w:commentRangeStart w:id="320"/>
      <w:del w:id="321" w:author="IT Tekniker" w:date="2010-08-18T15:46:00Z">
        <w:r w:rsidRPr="00023073" w:rsidDel="00CB3B27">
          <w:rPr>
            <w:rFonts w:ascii="Book Antiqua" w:hAnsi="Book Antiqua"/>
            <w:sz w:val="22"/>
            <w:szCs w:val="22"/>
            <w:rPrChange w:id="322" w:author="Niklas" w:date="2011-02-09T13:16:00Z">
              <w:rPr>
                <w:sz w:val="24"/>
              </w:rPr>
            </w:rPrChange>
          </w:rPr>
          <w:delText xml:space="preserve">påträdd </w:delText>
        </w:r>
      </w:del>
      <w:commentRangeEnd w:id="320"/>
      <w:r w:rsidRPr="00023073">
        <w:rPr>
          <w:rStyle w:val="CommentReference"/>
          <w:rFonts w:ascii="Book Antiqua" w:hAnsi="Book Antiqua"/>
          <w:sz w:val="22"/>
          <w:szCs w:val="22"/>
          <w:rPrChange w:id="323" w:author="Niklas" w:date="2011-02-09T13:16:00Z">
            <w:rPr>
              <w:rStyle w:val="CommentReference"/>
            </w:rPr>
          </w:rPrChange>
        </w:rPr>
        <w:commentReference w:id="320"/>
      </w:r>
      <w:r w:rsidRPr="00023073">
        <w:rPr>
          <w:rFonts w:ascii="Book Antiqua" w:hAnsi="Book Antiqua"/>
          <w:sz w:val="22"/>
          <w:szCs w:val="22"/>
          <w:rPrChange w:id="324" w:author="Niklas" w:date="2011-02-09T13:16:00Z">
            <w:rPr>
              <w:sz w:val="24"/>
            </w:rPr>
          </w:rPrChange>
        </w:rPr>
        <w:t>och därunder rör sig hans mage och bröst i takt med hans tunga andhämtning.</w:t>
      </w:r>
    </w:p>
    <w:p w:rsidR="006D632F" w:rsidRPr="00023073" w:rsidRDefault="006D632F">
      <w:pPr>
        <w:spacing w:line="276" w:lineRule="auto"/>
        <w:rPr>
          <w:rFonts w:ascii="Book Antiqua" w:hAnsi="Book Antiqua"/>
          <w:sz w:val="22"/>
          <w:szCs w:val="22"/>
          <w:rPrChange w:id="325" w:author="Niklas" w:date="2011-02-09T13:16:00Z">
            <w:rPr>
              <w:sz w:val="24"/>
            </w:rPr>
          </w:rPrChange>
        </w:rPr>
        <w:pPrChange w:id="326" w:author="Niklas" w:date="2011-02-09T13:18:00Z">
          <w:pPr>
            <w:spacing w:line="360" w:lineRule="auto"/>
          </w:pPr>
        </w:pPrChange>
      </w:pPr>
      <w:r w:rsidRPr="00023073">
        <w:rPr>
          <w:rFonts w:ascii="Book Antiqua" w:hAnsi="Book Antiqua"/>
          <w:sz w:val="22"/>
          <w:szCs w:val="22"/>
          <w:rPrChange w:id="327" w:author="Niklas" w:date="2011-02-09T13:16:00Z">
            <w:rPr>
              <w:sz w:val="24"/>
            </w:rPr>
          </w:rPrChange>
        </w:rPr>
        <w:t xml:space="preserve">  När kyparen kommer med min absint slår det mig att jag aldrig råkat honom tidigare, trots att jag oftast är här flera gånger i veckan. Han är så motbjudande att jag borde ha lagt utseendet på minnet. Jag frågar om han </w:t>
      </w:r>
      <w:r w:rsidRPr="00023073">
        <w:rPr>
          <w:rFonts w:ascii="Book Antiqua" w:hAnsi="Book Antiqua"/>
          <w:sz w:val="22"/>
          <w:szCs w:val="22"/>
          <w:rPrChange w:id="328" w:author="Niklas" w:date="2011-02-09T13:16:00Z">
            <w:rPr>
              <w:sz w:val="24"/>
            </w:rPr>
          </w:rPrChange>
        </w:rPr>
        <w:lastRenderedPageBreak/>
        <w:t>nyligen tagit anställning, men får bara ett leende till svar.</w:t>
      </w:r>
    </w:p>
    <w:p w:rsidR="006D632F" w:rsidRPr="00023073" w:rsidRDefault="006D632F">
      <w:pPr>
        <w:spacing w:line="276" w:lineRule="auto"/>
        <w:rPr>
          <w:rFonts w:ascii="Book Antiqua" w:hAnsi="Book Antiqua"/>
          <w:sz w:val="22"/>
          <w:szCs w:val="22"/>
          <w:rPrChange w:id="329" w:author="Niklas" w:date="2011-02-09T13:16:00Z">
            <w:rPr>
              <w:sz w:val="24"/>
            </w:rPr>
          </w:rPrChange>
        </w:rPr>
        <w:pPrChange w:id="330" w:author="Niklas" w:date="2011-02-09T13:18:00Z">
          <w:pPr>
            <w:spacing w:line="360" w:lineRule="auto"/>
          </w:pPr>
        </w:pPrChange>
      </w:pPr>
      <w:r w:rsidRPr="00023073">
        <w:rPr>
          <w:rFonts w:ascii="Book Antiqua" w:hAnsi="Book Antiqua"/>
          <w:sz w:val="22"/>
          <w:szCs w:val="22"/>
          <w:rPrChange w:id="331" w:author="Niklas" w:date="2011-02-09T13:16:00Z">
            <w:rPr>
              <w:sz w:val="24"/>
            </w:rPr>
          </w:rPrChange>
        </w:rPr>
        <w:t xml:space="preserve">  Till absinten serveras det ett glas vatten och en skål med strösocker. Jag blandar vätskorna och tillsätter lagom mängd socker. Vattnet gör absinten grumlig och sockret gör den välsmakande. Jag för glaset till munnen och dricker två klunkar i snabb följd. Det ryser till i nacken, men samtidigt sprider sig en välbehövlig värme i kroppen.</w:t>
      </w:r>
    </w:p>
    <w:p w:rsidR="006D632F" w:rsidRPr="00023073" w:rsidRDefault="006D632F">
      <w:pPr>
        <w:spacing w:line="276" w:lineRule="auto"/>
        <w:rPr>
          <w:rFonts w:ascii="Book Antiqua" w:hAnsi="Book Antiqua"/>
          <w:sz w:val="22"/>
          <w:szCs w:val="22"/>
          <w:rPrChange w:id="332" w:author="Niklas" w:date="2011-02-09T13:16:00Z">
            <w:rPr>
              <w:sz w:val="24"/>
            </w:rPr>
          </w:rPrChange>
        </w:rPr>
        <w:pPrChange w:id="333" w:author="Niklas" w:date="2011-02-09T13:18:00Z">
          <w:pPr>
            <w:spacing w:line="360" w:lineRule="auto"/>
          </w:pPr>
        </w:pPrChange>
      </w:pPr>
      <w:r w:rsidRPr="00023073">
        <w:rPr>
          <w:rFonts w:ascii="Book Antiqua" w:hAnsi="Book Antiqua"/>
          <w:sz w:val="22"/>
          <w:szCs w:val="22"/>
          <w:rPrChange w:id="334" w:author="Niklas" w:date="2011-02-09T13:16:00Z">
            <w:rPr>
              <w:sz w:val="24"/>
            </w:rPr>
          </w:rPrChange>
        </w:rPr>
        <w:t xml:space="preserve">  Tittade inte precis den store mannen med cylinderhatten nyfiket på mig? Eller är det bara inbillning? Jag tar en stadig klunk ur glaset och kikar sedan åt mannens håll igen. Visst var det mig han tittade på!</w:t>
      </w:r>
    </w:p>
    <w:p w:rsidR="006D632F" w:rsidRPr="00023073" w:rsidRDefault="006D632F">
      <w:pPr>
        <w:spacing w:line="276" w:lineRule="auto"/>
        <w:rPr>
          <w:rFonts w:ascii="Book Antiqua" w:hAnsi="Book Antiqua"/>
          <w:sz w:val="22"/>
          <w:szCs w:val="22"/>
          <w:rPrChange w:id="335" w:author="Niklas" w:date="2011-02-09T13:16:00Z">
            <w:rPr>
              <w:sz w:val="24"/>
            </w:rPr>
          </w:rPrChange>
        </w:rPr>
        <w:pPrChange w:id="336" w:author="Niklas" w:date="2011-02-09T13:18:00Z">
          <w:pPr>
            <w:spacing w:line="360" w:lineRule="auto"/>
          </w:pPr>
        </w:pPrChange>
      </w:pPr>
      <w:r w:rsidRPr="00023073">
        <w:rPr>
          <w:rFonts w:ascii="Book Antiqua" w:hAnsi="Book Antiqua"/>
          <w:sz w:val="22"/>
          <w:szCs w:val="22"/>
          <w:rPrChange w:id="337" w:author="Niklas" w:date="2011-02-09T13:16:00Z">
            <w:rPr>
              <w:sz w:val="24"/>
            </w:rPr>
          </w:rPrChange>
        </w:rPr>
        <w:t xml:space="preserve">  Då kyparen inte är mig bekant vill jag inte fråga honom vem mannen i cylinderhatten kan tänkas vara. Istället reser jag mig diskret upp från stolen och styr långsamt stegen mot köket. Det hjälper inte - mannen följer mig med blicken. Jag går in genom en dörr märkt "Endast kökspersonal" och stänger den bakom mig. Kocken är ensam därinne. Jag känner honom inte vid namn, men av hans ansikte att döma är han en vänlig själ och han brukar hälsa glatt på flera av mina bekanta, och därför känner jag att det går att lita på honom. I alla fall i det här ärendet.</w:t>
      </w:r>
    </w:p>
    <w:p w:rsidR="006D632F" w:rsidRPr="00023073" w:rsidRDefault="006D632F">
      <w:pPr>
        <w:spacing w:line="276" w:lineRule="auto"/>
        <w:rPr>
          <w:rFonts w:ascii="Book Antiqua" w:hAnsi="Book Antiqua"/>
          <w:sz w:val="22"/>
          <w:szCs w:val="22"/>
          <w:rPrChange w:id="338" w:author="Niklas" w:date="2011-02-09T13:16:00Z">
            <w:rPr>
              <w:sz w:val="24"/>
            </w:rPr>
          </w:rPrChange>
        </w:rPr>
        <w:pPrChange w:id="339" w:author="Niklas" w:date="2011-02-09T13:18:00Z">
          <w:pPr>
            <w:spacing w:line="360" w:lineRule="auto"/>
          </w:pPr>
        </w:pPrChange>
      </w:pPr>
      <w:r w:rsidRPr="00023073">
        <w:rPr>
          <w:rFonts w:ascii="Book Antiqua" w:hAnsi="Book Antiqua"/>
          <w:sz w:val="22"/>
          <w:szCs w:val="22"/>
          <w:rPrChange w:id="340" w:author="Niklas" w:date="2011-02-09T13:16:00Z">
            <w:rPr>
              <w:sz w:val="24"/>
            </w:rPr>
          </w:rPrChange>
        </w:rPr>
        <w:t>– Ursäkta att jag stör, börjar jag trevande. Det sitter en herre med cylinderhatt därute i kaféet och jag undrar om ni händelsevis vet vem det är?</w:t>
      </w:r>
    </w:p>
    <w:p w:rsidR="006D632F" w:rsidRPr="00023073" w:rsidRDefault="006D632F">
      <w:pPr>
        <w:spacing w:line="276" w:lineRule="auto"/>
        <w:rPr>
          <w:rFonts w:ascii="Book Antiqua" w:hAnsi="Book Antiqua"/>
          <w:sz w:val="22"/>
          <w:szCs w:val="22"/>
          <w:rPrChange w:id="341" w:author="Niklas" w:date="2011-02-09T13:16:00Z">
            <w:rPr>
              <w:sz w:val="24"/>
            </w:rPr>
          </w:rPrChange>
        </w:rPr>
        <w:pPrChange w:id="342" w:author="Niklas" w:date="2011-02-09T13:18:00Z">
          <w:pPr>
            <w:spacing w:line="360" w:lineRule="auto"/>
          </w:pPr>
        </w:pPrChange>
      </w:pPr>
      <w:r w:rsidRPr="00023073">
        <w:rPr>
          <w:rFonts w:ascii="Book Antiqua" w:hAnsi="Book Antiqua"/>
          <w:sz w:val="22"/>
          <w:szCs w:val="22"/>
          <w:rPrChange w:id="343" w:author="Niklas" w:date="2011-02-09T13:16:00Z">
            <w:rPr>
              <w:sz w:val="24"/>
            </w:rPr>
          </w:rPrChange>
        </w:rPr>
        <w:lastRenderedPageBreak/>
        <w:t xml:space="preserve">  Långsamt vänder sig kocken om. När jag kom in i köket satt han på huk med ryggen mot mig, men nu både vänder han sig mot mig och reser sig i samma rörelse. Under ett ögonblick står jag som förstenad. Rörelsen är onaturlig! Jag tappar målföret, och istället tar kocken till orda.</w:t>
      </w:r>
    </w:p>
    <w:p w:rsidR="006D632F" w:rsidRPr="00023073" w:rsidRDefault="006D632F">
      <w:pPr>
        <w:spacing w:line="276" w:lineRule="auto"/>
        <w:rPr>
          <w:rFonts w:ascii="Book Antiqua" w:hAnsi="Book Antiqua"/>
          <w:sz w:val="22"/>
          <w:szCs w:val="22"/>
          <w:rPrChange w:id="344" w:author="Niklas" w:date="2011-02-09T13:16:00Z">
            <w:rPr>
              <w:sz w:val="24"/>
            </w:rPr>
          </w:rPrChange>
        </w:rPr>
        <w:pPrChange w:id="345" w:author="Niklas" w:date="2011-02-09T13:18:00Z">
          <w:pPr>
            <w:spacing w:line="360" w:lineRule="auto"/>
          </w:pPr>
        </w:pPrChange>
      </w:pPr>
      <w:r w:rsidRPr="00023073">
        <w:rPr>
          <w:rFonts w:ascii="Book Antiqua" w:hAnsi="Book Antiqua"/>
          <w:sz w:val="22"/>
          <w:szCs w:val="22"/>
          <w:rPrChange w:id="346" w:author="Niklas" w:date="2011-02-09T13:16:00Z">
            <w:rPr>
              <w:sz w:val="24"/>
            </w:rPr>
          </w:rPrChange>
        </w:rPr>
        <w:t>– Ni kan inte bara klampa in här som om ni ägde stället. Jag måste be er att gå tillbaka till er plats.</w:t>
      </w:r>
    </w:p>
    <w:p w:rsidR="006D632F" w:rsidRPr="00023073" w:rsidRDefault="006D632F">
      <w:pPr>
        <w:spacing w:line="276" w:lineRule="auto"/>
        <w:rPr>
          <w:rFonts w:ascii="Book Antiqua" w:hAnsi="Book Antiqua"/>
          <w:sz w:val="22"/>
          <w:szCs w:val="22"/>
          <w:rPrChange w:id="347" w:author="Niklas" w:date="2011-02-09T13:16:00Z">
            <w:rPr>
              <w:sz w:val="24"/>
            </w:rPr>
          </w:rPrChange>
        </w:rPr>
        <w:pPrChange w:id="348" w:author="Niklas" w:date="2011-02-09T13:18:00Z">
          <w:pPr>
            <w:spacing w:line="360" w:lineRule="auto"/>
          </w:pPr>
        </w:pPrChange>
      </w:pPr>
      <w:r w:rsidRPr="00023073">
        <w:rPr>
          <w:rFonts w:ascii="Book Antiqua" w:hAnsi="Book Antiqua"/>
          <w:sz w:val="22"/>
          <w:szCs w:val="22"/>
          <w:rPrChange w:id="349" w:author="Niklas" w:date="2011-02-09T13:16:00Z">
            <w:rPr>
              <w:sz w:val="24"/>
            </w:rPr>
          </w:rPrChange>
        </w:rPr>
        <w:t xml:space="preserve">  Hans bryskhet gör att försteningen släpper och jag klamrar mig fast vid den gnutta förstånd som finns kvar.</w:t>
      </w:r>
    </w:p>
    <w:p w:rsidR="006D632F" w:rsidRPr="00023073" w:rsidRDefault="006D632F">
      <w:pPr>
        <w:spacing w:line="276" w:lineRule="auto"/>
        <w:rPr>
          <w:rFonts w:ascii="Book Antiqua" w:hAnsi="Book Antiqua"/>
          <w:sz w:val="22"/>
          <w:szCs w:val="22"/>
          <w:rPrChange w:id="350" w:author="Niklas" w:date="2011-02-09T13:16:00Z">
            <w:rPr>
              <w:sz w:val="24"/>
            </w:rPr>
          </w:rPrChange>
        </w:rPr>
        <w:pPrChange w:id="351" w:author="Niklas" w:date="2011-02-09T13:18:00Z">
          <w:pPr>
            <w:spacing w:line="360" w:lineRule="auto"/>
          </w:pPr>
        </w:pPrChange>
      </w:pPr>
      <w:r w:rsidRPr="00023073">
        <w:rPr>
          <w:rFonts w:ascii="Book Antiqua" w:hAnsi="Book Antiqua"/>
          <w:sz w:val="22"/>
          <w:szCs w:val="22"/>
          <w:rPrChange w:id="352" w:author="Niklas" w:date="2011-02-09T13:16:00Z">
            <w:rPr>
              <w:sz w:val="24"/>
            </w:rPr>
          </w:rPrChange>
        </w:rPr>
        <w:t>– Ursäkta. Anledningen till…</w:t>
      </w:r>
    </w:p>
    <w:p w:rsidR="006D632F" w:rsidRPr="00023073" w:rsidRDefault="006D632F">
      <w:pPr>
        <w:spacing w:line="276" w:lineRule="auto"/>
        <w:rPr>
          <w:rFonts w:ascii="Book Antiqua" w:hAnsi="Book Antiqua"/>
          <w:sz w:val="22"/>
          <w:szCs w:val="22"/>
          <w:rPrChange w:id="353" w:author="Niklas" w:date="2011-02-09T13:16:00Z">
            <w:rPr>
              <w:sz w:val="24"/>
            </w:rPr>
          </w:rPrChange>
        </w:rPr>
        <w:pPrChange w:id="354" w:author="Niklas" w:date="2011-02-09T13:18:00Z">
          <w:pPr>
            <w:spacing w:line="360" w:lineRule="auto"/>
          </w:pPr>
        </w:pPrChange>
      </w:pPr>
      <w:r w:rsidRPr="00023073">
        <w:rPr>
          <w:rFonts w:ascii="Book Antiqua" w:hAnsi="Book Antiqua"/>
          <w:sz w:val="22"/>
          <w:szCs w:val="22"/>
          <w:rPrChange w:id="355" w:author="Niklas" w:date="2011-02-09T13:16:00Z">
            <w:rPr>
              <w:sz w:val="24"/>
            </w:rPr>
          </w:rPrChange>
        </w:rPr>
        <w:t xml:space="preserve">  Kocken låter sitt pekfinger korsa </w:t>
      </w:r>
      <w:del w:id="356" w:author="IT Tekniker" w:date="2011-01-21T15:26:00Z">
        <w:r w:rsidRPr="00023073" w:rsidDel="0072442B">
          <w:rPr>
            <w:rFonts w:ascii="Book Antiqua" w:hAnsi="Book Antiqua"/>
            <w:sz w:val="22"/>
            <w:szCs w:val="22"/>
            <w:rPrChange w:id="357" w:author="Niklas" w:date="2011-02-09T13:16:00Z">
              <w:rPr>
                <w:sz w:val="24"/>
              </w:rPr>
            </w:rPrChange>
          </w:rPr>
          <w:delText>hans mun</w:delText>
        </w:r>
      </w:del>
      <w:ins w:id="358" w:author="IT Tekniker" w:date="2011-01-21T15:26:00Z">
        <w:r w:rsidR="0072442B" w:rsidRPr="00023073">
          <w:rPr>
            <w:rFonts w:ascii="Book Antiqua" w:hAnsi="Book Antiqua"/>
            <w:sz w:val="22"/>
            <w:szCs w:val="22"/>
            <w:rPrChange w:id="359" w:author="Niklas" w:date="2011-02-09T13:16:00Z">
              <w:rPr>
                <w:sz w:val="24"/>
              </w:rPr>
            </w:rPrChange>
          </w:rPr>
          <w:t>munnen.</w:t>
        </w:r>
      </w:ins>
      <w:del w:id="360" w:author="IT Tekniker" w:date="2011-01-21T15:26:00Z">
        <w:r w:rsidRPr="00023073" w:rsidDel="0072442B">
          <w:rPr>
            <w:rFonts w:ascii="Book Antiqua" w:hAnsi="Book Antiqua"/>
            <w:sz w:val="22"/>
            <w:szCs w:val="22"/>
            <w:rPrChange w:id="361" w:author="Niklas" w:date="2011-02-09T13:16:00Z">
              <w:rPr>
                <w:sz w:val="24"/>
              </w:rPr>
            </w:rPrChange>
          </w:rPr>
          <w:delText xml:space="preserve"> som ett tecken på att jag ska vara tyst, vilket hindrar mig från att avsluta meningen. Luft pressas ut mellan hans läppar:</w:delText>
        </w:r>
      </w:del>
    </w:p>
    <w:p w:rsidR="006D632F" w:rsidRPr="00023073" w:rsidRDefault="006D632F">
      <w:pPr>
        <w:spacing w:line="276" w:lineRule="auto"/>
        <w:rPr>
          <w:rFonts w:ascii="Book Antiqua" w:hAnsi="Book Antiqua"/>
          <w:sz w:val="22"/>
          <w:szCs w:val="22"/>
          <w:rPrChange w:id="362" w:author="Niklas" w:date="2011-02-09T13:16:00Z">
            <w:rPr>
              <w:sz w:val="24"/>
            </w:rPr>
          </w:rPrChange>
        </w:rPr>
        <w:pPrChange w:id="363" w:author="Niklas" w:date="2011-02-09T13:18:00Z">
          <w:pPr>
            <w:spacing w:line="360" w:lineRule="auto"/>
          </w:pPr>
        </w:pPrChange>
      </w:pPr>
      <w:r w:rsidRPr="00023073">
        <w:rPr>
          <w:rFonts w:ascii="Book Antiqua" w:hAnsi="Book Antiqua"/>
          <w:sz w:val="22"/>
          <w:szCs w:val="22"/>
          <w:rPrChange w:id="364" w:author="Niklas" w:date="2011-02-09T13:16:00Z">
            <w:rPr>
              <w:sz w:val="24"/>
            </w:rPr>
          </w:rPrChange>
        </w:rPr>
        <w:t xml:space="preserve">– </w:t>
      </w:r>
      <w:proofErr w:type="spellStart"/>
      <w:r w:rsidRPr="00023073">
        <w:rPr>
          <w:rFonts w:ascii="Book Antiqua" w:hAnsi="Book Antiqua"/>
          <w:sz w:val="22"/>
          <w:szCs w:val="22"/>
          <w:rPrChange w:id="365" w:author="Niklas" w:date="2011-02-09T13:16:00Z">
            <w:rPr>
              <w:sz w:val="24"/>
            </w:rPr>
          </w:rPrChange>
        </w:rPr>
        <w:t>Shhh</w:t>
      </w:r>
      <w:proofErr w:type="spellEnd"/>
      <w:r w:rsidRPr="00023073">
        <w:rPr>
          <w:rFonts w:ascii="Book Antiqua" w:hAnsi="Book Antiqua"/>
          <w:sz w:val="22"/>
          <w:szCs w:val="22"/>
          <w:rPrChange w:id="366" w:author="Niklas" w:date="2011-02-09T13:16:00Z">
            <w:rPr>
              <w:sz w:val="24"/>
            </w:rPr>
          </w:rPrChange>
        </w:rPr>
        <w:t>!</w:t>
      </w:r>
    </w:p>
    <w:p w:rsidR="006D632F" w:rsidRPr="00023073" w:rsidRDefault="006D632F">
      <w:pPr>
        <w:spacing w:line="276" w:lineRule="auto"/>
        <w:rPr>
          <w:rFonts w:ascii="Book Antiqua" w:hAnsi="Book Antiqua"/>
          <w:sz w:val="22"/>
          <w:szCs w:val="22"/>
          <w:rPrChange w:id="367" w:author="Niklas" w:date="2011-02-09T13:16:00Z">
            <w:rPr>
              <w:sz w:val="24"/>
            </w:rPr>
          </w:rPrChange>
        </w:rPr>
        <w:pPrChange w:id="368" w:author="Niklas" w:date="2011-02-09T13:18:00Z">
          <w:pPr>
            <w:spacing w:line="360" w:lineRule="auto"/>
          </w:pPr>
        </w:pPrChange>
      </w:pPr>
      <w:r w:rsidRPr="00023073">
        <w:rPr>
          <w:rFonts w:ascii="Book Antiqua" w:hAnsi="Book Antiqua"/>
          <w:sz w:val="22"/>
          <w:szCs w:val="22"/>
          <w:rPrChange w:id="369" w:author="Niklas" w:date="2011-02-09T13:16:00Z">
            <w:rPr>
              <w:sz w:val="24"/>
            </w:rPr>
          </w:rPrChange>
        </w:rPr>
        <w:t xml:space="preserve">  Långsamt och demonstrativt lyfter kocken sin andra hand och pekar mot dörren bakom mig.</w:t>
      </w:r>
    </w:p>
    <w:p w:rsidR="006D632F" w:rsidRPr="00023073" w:rsidRDefault="006D632F">
      <w:pPr>
        <w:spacing w:line="276" w:lineRule="auto"/>
        <w:rPr>
          <w:rFonts w:ascii="Book Antiqua" w:hAnsi="Book Antiqua"/>
          <w:sz w:val="22"/>
          <w:szCs w:val="22"/>
          <w:rPrChange w:id="370" w:author="Niklas" w:date="2011-02-09T13:16:00Z">
            <w:rPr>
              <w:sz w:val="24"/>
            </w:rPr>
          </w:rPrChange>
        </w:rPr>
        <w:pPrChange w:id="371" w:author="Niklas" w:date="2011-02-09T13:18:00Z">
          <w:pPr>
            <w:spacing w:line="360" w:lineRule="auto"/>
          </w:pPr>
        </w:pPrChange>
      </w:pPr>
      <w:r w:rsidRPr="00023073">
        <w:rPr>
          <w:rFonts w:ascii="Book Antiqua" w:hAnsi="Book Antiqua"/>
          <w:sz w:val="22"/>
          <w:szCs w:val="22"/>
          <w:rPrChange w:id="372" w:author="Niklas" w:date="2011-02-09T13:16:00Z">
            <w:rPr>
              <w:sz w:val="24"/>
            </w:rPr>
          </w:rPrChange>
        </w:rPr>
        <w:t xml:space="preserve">  Motvilligt öppnar jag dörren och går tillbaka till bordet. Nu är mannen med cylinderhatten inte längre kvar på sin plats. Hans mat, en fiskrätt av något slag, är fortfarande orörd. Antagligen har han flytt sin kos under tiden jag varit i köket, gissningsvis i rädsla för att jag skulle beväpna mig för att kunna angripa honom. Eller så har han gått runt huset för att se till att jag inte skulle fly bakvägen. Han är sannerligen slugare än väntat, och genom att inte ens låta mig veta om jag är hans tilltänkta bödel eller offer kan jag omöjligen veta hur jag ska agera härnäst.</w:t>
      </w:r>
    </w:p>
    <w:p w:rsidR="006D632F" w:rsidRPr="00023073" w:rsidRDefault="006D632F">
      <w:pPr>
        <w:spacing w:line="276" w:lineRule="auto"/>
        <w:rPr>
          <w:rFonts w:ascii="Book Antiqua" w:hAnsi="Book Antiqua"/>
          <w:sz w:val="22"/>
          <w:szCs w:val="22"/>
          <w:rPrChange w:id="373" w:author="Niklas" w:date="2011-02-09T13:16:00Z">
            <w:rPr>
              <w:sz w:val="24"/>
            </w:rPr>
          </w:rPrChange>
        </w:rPr>
        <w:pPrChange w:id="374" w:author="Niklas" w:date="2011-02-09T13:18:00Z">
          <w:pPr>
            <w:spacing w:line="360" w:lineRule="auto"/>
          </w:pPr>
        </w:pPrChange>
      </w:pPr>
      <w:r w:rsidRPr="00023073">
        <w:rPr>
          <w:rFonts w:ascii="Book Antiqua" w:hAnsi="Book Antiqua"/>
          <w:sz w:val="22"/>
          <w:szCs w:val="22"/>
          <w:rPrChange w:id="375" w:author="Niklas" w:date="2011-02-09T13:16:00Z">
            <w:rPr>
              <w:sz w:val="24"/>
            </w:rPr>
          </w:rPrChange>
        </w:rPr>
        <w:t xml:space="preserve">  Jag synar noga min absint. Det är med blotta ögat svårt att avgöra om någon har rört den, och därför säkrast att </w:t>
      </w:r>
      <w:r w:rsidRPr="00023073">
        <w:rPr>
          <w:rFonts w:ascii="Book Antiqua" w:hAnsi="Book Antiqua"/>
          <w:sz w:val="22"/>
          <w:szCs w:val="22"/>
          <w:rPrChange w:id="376" w:author="Niklas" w:date="2011-02-09T13:16:00Z">
            <w:rPr>
              <w:sz w:val="24"/>
            </w:rPr>
          </w:rPrChange>
        </w:rPr>
        <w:lastRenderedPageBreak/>
        <w:t>låta den vara. Mannen med cylinderhatten kan mycket väl ha lagt gift i glaset, i förvissningen om att jag är ett lättlurat villebråd.</w:t>
      </w:r>
    </w:p>
    <w:p w:rsidR="006D632F" w:rsidRPr="00023073" w:rsidRDefault="006D632F">
      <w:pPr>
        <w:spacing w:line="276" w:lineRule="auto"/>
        <w:rPr>
          <w:rFonts w:ascii="Book Antiqua" w:hAnsi="Book Antiqua"/>
          <w:sz w:val="22"/>
          <w:szCs w:val="22"/>
          <w:rPrChange w:id="377" w:author="Niklas" w:date="2011-02-09T13:16:00Z">
            <w:rPr>
              <w:sz w:val="24"/>
            </w:rPr>
          </w:rPrChange>
        </w:rPr>
        <w:pPrChange w:id="378" w:author="Niklas" w:date="2011-02-09T13:18:00Z">
          <w:pPr>
            <w:spacing w:line="360" w:lineRule="auto"/>
          </w:pPr>
        </w:pPrChange>
      </w:pPr>
      <w:r w:rsidRPr="00023073">
        <w:rPr>
          <w:rFonts w:ascii="Book Antiqua" w:hAnsi="Book Antiqua"/>
          <w:sz w:val="22"/>
          <w:szCs w:val="22"/>
          <w:rPrChange w:id="379" w:author="Niklas" w:date="2011-02-09T13:16:00Z">
            <w:rPr>
              <w:sz w:val="24"/>
            </w:rPr>
          </w:rPrChange>
        </w:rPr>
        <w:t xml:space="preserve">  Jag påkallar ännu en gång kyparens uppmärksamhet och beställer en ny absint. För säkerhets skull låter jag honom inte få tillbaka mitt första glas, utan håller det dolt under bordet. Det är möjligt att han skulle servera mig det igen. Jag upplyser honom också om att någon har lämnat sin mat utan att äta och pekar på platsen där mannen med cylinderhatten suttit, men han verkar inte bry sig om det.</w:t>
      </w:r>
    </w:p>
    <w:p w:rsidR="006D632F" w:rsidRPr="00023073" w:rsidRDefault="006D632F">
      <w:pPr>
        <w:spacing w:line="276" w:lineRule="auto"/>
        <w:rPr>
          <w:rFonts w:ascii="Book Antiqua" w:hAnsi="Book Antiqua"/>
          <w:sz w:val="22"/>
          <w:szCs w:val="22"/>
          <w:rPrChange w:id="380" w:author="Niklas" w:date="2011-02-09T13:16:00Z">
            <w:rPr>
              <w:sz w:val="24"/>
            </w:rPr>
          </w:rPrChange>
        </w:rPr>
        <w:pPrChange w:id="381" w:author="Niklas" w:date="2011-02-09T13:18:00Z">
          <w:pPr>
            <w:spacing w:line="360" w:lineRule="auto"/>
          </w:pPr>
        </w:pPrChange>
      </w:pPr>
      <w:r w:rsidRPr="00023073">
        <w:rPr>
          <w:rFonts w:ascii="Book Antiqua" w:hAnsi="Book Antiqua"/>
          <w:sz w:val="22"/>
          <w:szCs w:val="22"/>
          <w:rPrChange w:id="382" w:author="Niklas" w:date="2011-02-09T13:16:00Z">
            <w:rPr>
              <w:sz w:val="24"/>
            </w:rPr>
          </w:rPrChange>
        </w:rPr>
        <w:t xml:space="preserve">  När jag får in den nya absinten blandar jag den med vatten och socker precis som förra gången. Både grumligheten och konsistensen påminner tillräckligt om det första glaset för att förvissa mig om att den förmodligen inte varit förgiftad. Därefter dricker jag tre klunkar eftersom jag minns att jag även gjort det ur det första glaset. Vid en jämförelse visar det sig att det nya glaset fortfarande innehåller mer än det gamla! Kan det vara så djävulskt att mannen med cylinderhatten har tagit </w:t>
      </w:r>
      <w:del w:id="383" w:author="IT Tekniker" w:date="2011-01-21T15:27:00Z">
        <w:r w:rsidRPr="00023073" w:rsidDel="0072442B">
          <w:rPr>
            <w:rFonts w:ascii="Book Antiqua" w:hAnsi="Book Antiqua"/>
            <w:sz w:val="22"/>
            <w:szCs w:val="22"/>
            <w:rPrChange w:id="384" w:author="Niklas" w:date="2011-02-09T13:16:00Z">
              <w:rPr>
                <w:sz w:val="24"/>
              </w:rPr>
            </w:rPrChange>
          </w:rPr>
          <w:delText xml:space="preserve">ett </w:delText>
        </w:r>
      </w:del>
      <w:r w:rsidRPr="00023073">
        <w:rPr>
          <w:rFonts w:ascii="Book Antiqua" w:hAnsi="Book Antiqua"/>
          <w:sz w:val="22"/>
          <w:szCs w:val="22"/>
          <w:rPrChange w:id="385" w:author="Niklas" w:date="2011-02-09T13:16:00Z">
            <w:rPr>
              <w:sz w:val="24"/>
            </w:rPr>
          </w:rPrChange>
        </w:rPr>
        <w:t xml:space="preserve">en liten mängd vätska ur mitt förra glas i förhoppningen om att spårämnen från mig skulle finnas däri? Kanske är han en trollkarl som bara behöver ett hårstrå eller en droppe saliv från sitt offer för att sedan </w:t>
      </w:r>
      <w:ins w:id="386" w:author="IT Tekniker" w:date="2010-08-18T15:45:00Z">
        <w:r w:rsidR="00CB3B27" w:rsidRPr="00023073">
          <w:rPr>
            <w:rFonts w:ascii="Book Antiqua" w:hAnsi="Book Antiqua"/>
            <w:sz w:val="22"/>
            <w:szCs w:val="22"/>
            <w:rPrChange w:id="387" w:author="Niklas" w:date="2011-02-09T13:16:00Z">
              <w:rPr>
                <w:sz w:val="24"/>
              </w:rPr>
            </w:rPrChange>
          </w:rPr>
          <w:t xml:space="preserve">kunna </w:t>
        </w:r>
      </w:ins>
      <w:r w:rsidRPr="00023073">
        <w:rPr>
          <w:rFonts w:ascii="Book Antiqua" w:hAnsi="Book Antiqua"/>
          <w:sz w:val="22"/>
          <w:szCs w:val="22"/>
          <w:rPrChange w:id="388" w:author="Niklas" w:date="2011-02-09T13:16:00Z">
            <w:rPr>
              <w:sz w:val="24"/>
            </w:rPr>
          </w:rPrChange>
        </w:rPr>
        <w:t>dräpa på avstånd? Egentligen vill jag sky allt vad mystik och övernaturliga fenomen heter, men större män än jag har tidigare fått betala dyrt för sin klentro.</w:t>
      </w:r>
    </w:p>
    <w:p w:rsidR="006D632F" w:rsidRPr="00023073" w:rsidRDefault="006D632F">
      <w:pPr>
        <w:spacing w:line="276" w:lineRule="auto"/>
        <w:rPr>
          <w:rFonts w:ascii="Book Antiqua" w:hAnsi="Book Antiqua"/>
          <w:sz w:val="22"/>
          <w:szCs w:val="22"/>
          <w:rPrChange w:id="389" w:author="Niklas" w:date="2011-02-09T13:16:00Z">
            <w:rPr>
              <w:sz w:val="24"/>
            </w:rPr>
          </w:rPrChange>
        </w:rPr>
        <w:pPrChange w:id="390" w:author="Niklas" w:date="2011-02-09T13:18:00Z">
          <w:pPr>
            <w:spacing w:line="360" w:lineRule="auto"/>
          </w:pPr>
        </w:pPrChange>
      </w:pPr>
      <w:r w:rsidRPr="00023073">
        <w:rPr>
          <w:rFonts w:ascii="Book Antiqua" w:hAnsi="Book Antiqua"/>
          <w:sz w:val="22"/>
          <w:szCs w:val="22"/>
          <w:rPrChange w:id="391" w:author="Niklas" w:date="2011-02-09T13:16:00Z">
            <w:rPr>
              <w:sz w:val="24"/>
            </w:rPr>
          </w:rPrChange>
        </w:rPr>
        <w:lastRenderedPageBreak/>
        <w:t xml:space="preserve">  Jag lämnar mina sista pengar tillsammans med de båda glasen och går ut i gränden utanför. Ett omslag i vädret är i annalkande. Till höger kommer jag in mellan två byggnader och ovanför mitt huvud höjer sig ett spetsbågsvalv istället för himlen, varifrån tjocka spindelnät hänger ned som trasor. Från ett av husen hörs ett ensamt piano som frammanar en mindre symfoni inom mig. Trots att den hörs så lågt att jag inte kan lokalisera varifrån ljudet kommer, så byggs musiken hastigt upp och raseras likt en stad under återkommande jordbävningar. Flera gånger återbyggs den långsamt för att återigen slås i spillror under tiden jag väntar på att upphetsningen ska lägga sig. En lätt vindpust smeker lugnande min kind. Allt vi förnimmer börjar på utsidan. Först via huden, öronen, näsan och ögonen, som därefter skickar intrycken vidare mot centrum, mot mottagarens hjärna. Och speciellt musik utövar ett ogynnsamt inflytande på mig. Det blir alltid samma feberaktiga obehag, samma tryck över tinningarna, samma tyngd i mitt hjärta.</w:t>
      </w:r>
    </w:p>
    <w:p w:rsidR="006D632F" w:rsidRPr="00023073" w:rsidRDefault="006D632F">
      <w:pPr>
        <w:spacing w:line="276" w:lineRule="auto"/>
        <w:rPr>
          <w:rFonts w:ascii="Book Antiqua" w:hAnsi="Book Antiqua"/>
          <w:sz w:val="22"/>
          <w:szCs w:val="22"/>
          <w:rPrChange w:id="392" w:author="Niklas" w:date="2011-02-09T13:16:00Z">
            <w:rPr>
              <w:sz w:val="24"/>
            </w:rPr>
          </w:rPrChange>
        </w:rPr>
        <w:pPrChange w:id="393" w:author="Niklas" w:date="2011-02-09T13:18:00Z">
          <w:pPr>
            <w:spacing w:line="360" w:lineRule="auto"/>
          </w:pPr>
        </w:pPrChange>
      </w:pPr>
    </w:p>
    <w:p w:rsidR="006D632F" w:rsidRPr="00023073" w:rsidRDefault="006D632F">
      <w:pPr>
        <w:spacing w:line="276" w:lineRule="auto"/>
        <w:rPr>
          <w:rFonts w:ascii="Book Antiqua" w:hAnsi="Book Antiqua"/>
          <w:sz w:val="22"/>
          <w:szCs w:val="22"/>
          <w:rPrChange w:id="394" w:author="Niklas" w:date="2011-02-09T13:16:00Z">
            <w:rPr>
              <w:sz w:val="24"/>
            </w:rPr>
          </w:rPrChange>
        </w:rPr>
        <w:pPrChange w:id="395" w:author="Niklas" w:date="2011-02-09T13:18:00Z">
          <w:pPr>
            <w:spacing w:line="360" w:lineRule="auto"/>
          </w:pPr>
        </w:pPrChange>
      </w:pPr>
    </w:p>
    <w:p w:rsidR="006D632F" w:rsidRPr="00023073" w:rsidRDefault="006D632F">
      <w:pPr>
        <w:spacing w:line="276" w:lineRule="auto"/>
        <w:jc w:val="center"/>
        <w:rPr>
          <w:rFonts w:ascii="Book Antiqua" w:hAnsi="Book Antiqua"/>
          <w:sz w:val="22"/>
          <w:szCs w:val="22"/>
          <w:rPrChange w:id="396" w:author="Niklas" w:date="2011-02-09T13:16:00Z">
            <w:rPr>
              <w:sz w:val="24"/>
            </w:rPr>
          </w:rPrChange>
        </w:rPr>
        <w:pPrChange w:id="397" w:author="Niklas" w:date="2011-02-09T13:18:00Z">
          <w:pPr>
            <w:spacing w:line="360" w:lineRule="auto"/>
            <w:jc w:val="center"/>
          </w:pPr>
        </w:pPrChange>
      </w:pPr>
      <w:ins w:id="398" w:author="Niklas Dahlman" w:date="2010-03-09T13:19:00Z">
        <w:r w:rsidRPr="00023073">
          <w:rPr>
            <w:rFonts w:ascii="Book Antiqua" w:hAnsi="Book Antiqua"/>
            <w:sz w:val="22"/>
            <w:szCs w:val="22"/>
            <w:rPrChange w:id="399" w:author="Niklas" w:date="2011-02-09T13:16:00Z">
              <w:rPr>
                <w:sz w:val="24"/>
              </w:rPr>
            </w:rPrChange>
          </w:rPr>
          <w:t xml:space="preserve">* </w:t>
        </w:r>
      </w:ins>
      <w:ins w:id="400" w:author="Niklas" w:date="2011-02-09T13:27:00Z">
        <w:r w:rsidR="00BC35D3">
          <w:rPr>
            <w:rFonts w:ascii="Book Antiqua" w:hAnsi="Book Antiqua"/>
            <w:sz w:val="22"/>
            <w:szCs w:val="22"/>
          </w:rPr>
          <w:t>*</w:t>
        </w:r>
      </w:ins>
      <w:del w:id="401" w:author="Niklas Dahlman" w:date="2010-03-09T13:18:00Z">
        <w:r w:rsidRPr="00023073" w:rsidDel="00651CDC">
          <w:rPr>
            <w:rFonts w:ascii="Book Antiqua" w:hAnsi="Book Antiqua"/>
            <w:sz w:val="22"/>
            <w:szCs w:val="22"/>
            <w:rPrChange w:id="402" w:author="Niklas" w:date="2011-02-09T13:16:00Z">
              <w:rPr>
                <w:sz w:val="24"/>
              </w:rPr>
            </w:rPrChange>
          </w:rPr>
          <w:delText>*</w:delText>
        </w:r>
      </w:del>
      <w:ins w:id="403" w:author="Niklas Dahlman" w:date="2010-03-09T13:18:00Z">
        <w:r w:rsidRPr="00023073">
          <w:rPr>
            <w:rFonts w:ascii="Book Antiqua" w:hAnsi="Book Antiqua"/>
            <w:sz w:val="22"/>
            <w:szCs w:val="22"/>
            <w:rPrChange w:id="404" w:author="Niklas" w:date="2011-02-09T13:16:00Z">
              <w:rPr>
                <w:sz w:val="24"/>
              </w:rPr>
            </w:rPrChange>
          </w:rPr>
          <w:t xml:space="preserve"> *</w:t>
        </w:r>
      </w:ins>
    </w:p>
    <w:p w:rsidR="006D632F" w:rsidRPr="00023073" w:rsidRDefault="006D632F">
      <w:pPr>
        <w:spacing w:line="276" w:lineRule="auto"/>
        <w:rPr>
          <w:rFonts w:ascii="Book Antiqua" w:hAnsi="Book Antiqua"/>
          <w:sz w:val="22"/>
          <w:szCs w:val="22"/>
          <w:rPrChange w:id="405" w:author="Niklas" w:date="2011-02-09T13:16:00Z">
            <w:rPr>
              <w:sz w:val="24"/>
            </w:rPr>
          </w:rPrChange>
        </w:rPr>
        <w:pPrChange w:id="406" w:author="Niklas" w:date="2011-02-09T13:18:00Z">
          <w:pPr>
            <w:spacing w:line="360" w:lineRule="auto"/>
          </w:pPr>
        </w:pPrChange>
      </w:pPr>
    </w:p>
    <w:p w:rsidR="006D632F" w:rsidRPr="00023073" w:rsidRDefault="006D632F">
      <w:pPr>
        <w:spacing w:line="276" w:lineRule="auto"/>
        <w:rPr>
          <w:rFonts w:ascii="Book Antiqua" w:hAnsi="Book Antiqua"/>
          <w:sz w:val="22"/>
          <w:szCs w:val="22"/>
          <w:rPrChange w:id="407" w:author="Niklas" w:date="2011-02-09T13:16:00Z">
            <w:rPr>
              <w:sz w:val="24"/>
            </w:rPr>
          </w:rPrChange>
        </w:rPr>
        <w:pPrChange w:id="408" w:author="Niklas" w:date="2011-02-09T13:18:00Z">
          <w:pPr>
            <w:spacing w:line="360" w:lineRule="auto"/>
          </w:pPr>
        </w:pPrChange>
      </w:pPr>
      <w:r w:rsidRPr="00023073">
        <w:rPr>
          <w:rFonts w:ascii="Book Antiqua" w:hAnsi="Book Antiqua"/>
          <w:sz w:val="22"/>
          <w:szCs w:val="22"/>
          <w:rPrChange w:id="409" w:author="Niklas" w:date="2011-02-09T13:16:00Z">
            <w:rPr>
              <w:sz w:val="24"/>
            </w:rPr>
          </w:rPrChange>
        </w:rPr>
        <w:t xml:space="preserve">Väl hemkommen hopar sig känslorna i bröstet. Jag känner mig förödmjukad och avhyst. Illa behandlad och betraktad som </w:t>
      </w:r>
      <w:ins w:id="410" w:author="Niklas Dahlman" w:date="2010-03-09T13:26:00Z">
        <w:r w:rsidRPr="00023073">
          <w:rPr>
            <w:rFonts w:ascii="Book Antiqua" w:hAnsi="Book Antiqua"/>
            <w:sz w:val="22"/>
            <w:szCs w:val="22"/>
            <w:rPrChange w:id="411" w:author="Niklas" w:date="2011-02-09T13:16:00Z">
              <w:rPr>
                <w:sz w:val="24"/>
              </w:rPr>
            </w:rPrChange>
          </w:rPr>
          <w:t xml:space="preserve">en </w:t>
        </w:r>
      </w:ins>
      <w:r w:rsidRPr="00023073">
        <w:rPr>
          <w:rFonts w:ascii="Book Antiqua" w:hAnsi="Book Antiqua"/>
          <w:sz w:val="22"/>
          <w:szCs w:val="22"/>
          <w:rPrChange w:id="412" w:author="Niklas" w:date="2011-02-09T13:16:00Z">
            <w:rPr>
              <w:sz w:val="24"/>
            </w:rPr>
          </w:rPrChange>
        </w:rPr>
        <w:t xml:space="preserve">spetälsk tiggare! Bara några veckor tidigare hade kocken nickat gillande åt mig när jag i </w:t>
      </w:r>
      <w:r w:rsidRPr="00023073">
        <w:rPr>
          <w:rFonts w:ascii="Book Antiqua" w:hAnsi="Book Antiqua"/>
          <w:sz w:val="22"/>
          <w:szCs w:val="22"/>
          <w:rPrChange w:id="413" w:author="Niklas" w:date="2011-02-09T13:16:00Z">
            <w:rPr>
              <w:sz w:val="24"/>
            </w:rPr>
          </w:rPrChange>
        </w:rPr>
        <w:lastRenderedPageBreak/>
        <w:t xml:space="preserve">sällskap med en framstående skulptör både </w:t>
      </w:r>
      <w:proofErr w:type="spellStart"/>
      <w:r w:rsidRPr="00023073">
        <w:rPr>
          <w:rFonts w:ascii="Book Antiqua" w:hAnsi="Book Antiqua"/>
          <w:sz w:val="22"/>
          <w:szCs w:val="22"/>
          <w:rPrChange w:id="414" w:author="Niklas" w:date="2011-02-09T13:16:00Z">
            <w:rPr>
              <w:sz w:val="24"/>
            </w:rPr>
          </w:rPrChange>
        </w:rPr>
        <w:t>supérat</w:t>
      </w:r>
      <w:proofErr w:type="spellEnd"/>
      <w:r w:rsidRPr="00023073">
        <w:rPr>
          <w:rFonts w:ascii="Book Antiqua" w:hAnsi="Book Antiqua"/>
          <w:sz w:val="22"/>
          <w:szCs w:val="22"/>
          <w:rPrChange w:id="415" w:author="Niklas" w:date="2011-02-09T13:16:00Z">
            <w:rPr>
              <w:sz w:val="24"/>
            </w:rPr>
          </w:rPrChange>
        </w:rPr>
        <w:t xml:space="preserve"> och druckit på kaféet. Nu behandlades jag däremot som luft! Och dessutom till</w:t>
      </w:r>
      <w:ins w:id="416" w:author="IT Tekniker" w:date="2011-01-21T15:28:00Z">
        <w:r w:rsidR="0072442B" w:rsidRPr="00023073">
          <w:rPr>
            <w:rFonts w:ascii="Book Antiqua" w:hAnsi="Book Antiqua"/>
            <w:sz w:val="22"/>
            <w:szCs w:val="22"/>
            <w:rPrChange w:id="417" w:author="Niklas" w:date="2011-02-09T13:16:00Z">
              <w:rPr>
                <w:sz w:val="24"/>
              </w:rPr>
            </w:rPrChange>
          </w:rPr>
          <w:t>å</w:t>
        </w:r>
      </w:ins>
      <w:del w:id="418" w:author="IT Tekniker" w:date="2011-01-21T15:28:00Z">
        <w:r w:rsidRPr="00023073" w:rsidDel="0072442B">
          <w:rPr>
            <w:rFonts w:ascii="Book Antiqua" w:hAnsi="Book Antiqua"/>
            <w:sz w:val="22"/>
            <w:szCs w:val="22"/>
            <w:rPrChange w:id="419" w:author="Niklas" w:date="2011-02-09T13:16:00Z">
              <w:rPr>
                <w:sz w:val="24"/>
              </w:rPr>
            </w:rPrChange>
          </w:rPr>
          <w:delText>ä</w:delText>
        </w:r>
      </w:del>
      <w:r w:rsidRPr="00023073">
        <w:rPr>
          <w:rFonts w:ascii="Book Antiqua" w:hAnsi="Book Antiqua"/>
          <w:sz w:val="22"/>
          <w:szCs w:val="22"/>
          <w:rPrChange w:id="420" w:author="Niklas" w:date="2011-02-09T13:16:00Z">
            <w:rPr>
              <w:sz w:val="24"/>
            </w:rPr>
          </w:rPrChange>
        </w:rPr>
        <w:t>ts lönnmördare husera fritt och beställa in mat som de inte ens betalar för.</w:t>
      </w:r>
    </w:p>
    <w:p w:rsidR="006D632F" w:rsidRPr="00023073" w:rsidRDefault="006D632F">
      <w:pPr>
        <w:spacing w:line="276" w:lineRule="auto"/>
        <w:rPr>
          <w:rFonts w:ascii="Book Antiqua" w:hAnsi="Book Antiqua"/>
          <w:sz w:val="22"/>
          <w:szCs w:val="22"/>
          <w:rPrChange w:id="421" w:author="Niklas" w:date="2011-02-09T13:16:00Z">
            <w:rPr>
              <w:sz w:val="24"/>
            </w:rPr>
          </w:rPrChange>
        </w:rPr>
        <w:pPrChange w:id="422" w:author="Niklas" w:date="2011-02-09T13:18:00Z">
          <w:pPr>
            <w:spacing w:line="360" w:lineRule="auto"/>
          </w:pPr>
        </w:pPrChange>
      </w:pPr>
      <w:r w:rsidRPr="00023073">
        <w:rPr>
          <w:rFonts w:ascii="Book Antiqua" w:hAnsi="Book Antiqua"/>
          <w:sz w:val="22"/>
          <w:szCs w:val="22"/>
          <w:rPrChange w:id="423" w:author="Niklas" w:date="2011-02-09T13:16:00Z">
            <w:rPr>
              <w:sz w:val="24"/>
            </w:rPr>
          </w:rPrChange>
        </w:rPr>
        <w:t xml:space="preserve">  I mitt arbetsbord hittar jag några nötter och en brödbit. Förnedringen ringer i mina öron under tiden jag äter och hur jag än försöker </w:t>
      </w:r>
      <w:ins w:id="424" w:author="IT Tekniker" w:date="2011-01-21T15:29:00Z">
        <w:r w:rsidR="0072442B" w:rsidRPr="00023073">
          <w:rPr>
            <w:rFonts w:ascii="Book Antiqua" w:hAnsi="Book Antiqua"/>
            <w:sz w:val="22"/>
            <w:szCs w:val="22"/>
            <w:rPrChange w:id="425" w:author="Niklas" w:date="2011-02-09T13:16:00Z">
              <w:rPr>
                <w:sz w:val="24"/>
              </w:rPr>
            </w:rPrChange>
          </w:rPr>
          <w:t xml:space="preserve">befria mina </w:t>
        </w:r>
      </w:ins>
      <w:del w:id="426" w:author="IT Tekniker" w:date="2011-01-21T15:29:00Z">
        <w:r w:rsidRPr="00023073" w:rsidDel="0072442B">
          <w:rPr>
            <w:rFonts w:ascii="Book Antiqua" w:hAnsi="Book Antiqua"/>
            <w:sz w:val="22"/>
            <w:szCs w:val="22"/>
            <w:rPrChange w:id="427" w:author="Niklas" w:date="2011-02-09T13:16:00Z">
              <w:rPr>
                <w:sz w:val="24"/>
              </w:rPr>
            </w:rPrChange>
          </w:rPr>
          <w:delText xml:space="preserve">få </w:delText>
        </w:r>
      </w:del>
      <w:r w:rsidRPr="00023073">
        <w:rPr>
          <w:rFonts w:ascii="Book Antiqua" w:hAnsi="Book Antiqua"/>
          <w:sz w:val="22"/>
          <w:szCs w:val="22"/>
          <w:rPrChange w:id="428" w:author="Niklas" w:date="2011-02-09T13:16:00Z">
            <w:rPr>
              <w:sz w:val="24"/>
            </w:rPr>
          </w:rPrChange>
        </w:rPr>
        <w:t>tankar</w:t>
      </w:r>
      <w:del w:id="429" w:author="IT Tekniker" w:date="2011-01-21T15:29:00Z">
        <w:r w:rsidRPr="00023073" w:rsidDel="0072442B">
          <w:rPr>
            <w:rFonts w:ascii="Book Antiqua" w:hAnsi="Book Antiqua"/>
            <w:sz w:val="22"/>
            <w:szCs w:val="22"/>
            <w:rPrChange w:id="430" w:author="Niklas" w:date="2011-02-09T13:16:00Z">
              <w:rPr>
                <w:sz w:val="24"/>
              </w:rPr>
            </w:rPrChange>
          </w:rPr>
          <w:delText>na</w:delText>
        </w:r>
      </w:del>
      <w:ins w:id="431" w:author="IT Tekniker" w:date="2011-01-21T15:29:00Z">
        <w:r w:rsidR="0072442B" w:rsidRPr="00023073">
          <w:rPr>
            <w:rFonts w:ascii="Book Antiqua" w:hAnsi="Book Antiqua"/>
            <w:sz w:val="22"/>
            <w:szCs w:val="22"/>
            <w:rPrChange w:id="432" w:author="Niklas" w:date="2011-02-09T13:16:00Z">
              <w:rPr>
                <w:sz w:val="24"/>
              </w:rPr>
            </w:rPrChange>
          </w:rPr>
          <w:t xml:space="preserve"> från skammens svärta så klarar jag det inte. </w:t>
        </w:r>
      </w:ins>
      <w:ins w:id="433" w:author="IT Tekniker" w:date="2011-01-21T15:30:00Z">
        <w:r w:rsidR="00385692" w:rsidRPr="00023073">
          <w:rPr>
            <w:rFonts w:ascii="Book Antiqua" w:hAnsi="Book Antiqua"/>
            <w:sz w:val="22"/>
            <w:szCs w:val="22"/>
            <w:rPrChange w:id="434" w:author="Niklas" w:date="2011-02-09T13:16:00Z">
              <w:rPr>
                <w:sz w:val="24"/>
              </w:rPr>
            </w:rPrChange>
          </w:rPr>
          <w:t>Brödet känns torrt och gommen likaså.</w:t>
        </w:r>
      </w:ins>
      <w:del w:id="435" w:author="IT Tekniker" w:date="2011-01-21T15:30:00Z">
        <w:r w:rsidRPr="00023073" w:rsidDel="00385692">
          <w:rPr>
            <w:rFonts w:ascii="Book Antiqua" w:hAnsi="Book Antiqua"/>
            <w:sz w:val="22"/>
            <w:szCs w:val="22"/>
            <w:rPrChange w:id="436" w:author="Niklas" w:date="2011-02-09T13:16:00Z">
              <w:rPr>
                <w:sz w:val="24"/>
              </w:rPr>
            </w:rPrChange>
          </w:rPr>
          <w:delText xml:space="preserve"> att sväva fritt så vägrar de försvinna.</w:delText>
        </w:r>
      </w:del>
      <w:r w:rsidRPr="00023073">
        <w:rPr>
          <w:rFonts w:ascii="Book Antiqua" w:hAnsi="Book Antiqua"/>
          <w:sz w:val="22"/>
          <w:szCs w:val="22"/>
          <w:rPrChange w:id="437" w:author="Niklas" w:date="2011-02-09T13:16:00Z">
            <w:rPr>
              <w:sz w:val="24"/>
            </w:rPr>
          </w:rPrChange>
        </w:rPr>
        <w:t xml:space="preserve"> De världsliga frestelserna, där mat och sömn är de främsta, har mig fortfarande i sitt våld. Min högsta önskan är att bli kvitt dessa laster och kunna leva ett liv värdigt en alkemist, men när maten tagit slut är jag fortfarande utsvulten. Tarmarna vrider sig som ormar i magen, och smärtan håller tröttheten stången.</w:t>
      </w:r>
    </w:p>
    <w:p w:rsidR="006D632F" w:rsidRPr="00023073" w:rsidRDefault="006D632F">
      <w:pPr>
        <w:spacing w:line="276" w:lineRule="auto"/>
        <w:rPr>
          <w:rFonts w:ascii="Book Antiqua" w:hAnsi="Book Antiqua"/>
          <w:sz w:val="22"/>
          <w:szCs w:val="22"/>
          <w:rPrChange w:id="438" w:author="Niklas" w:date="2011-02-09T13:16:00Z">
            <w:rPr>
              <w:sz w:val="24"/>
            </w:rPr>
          </w:rPrChange>
        </w:rPr>
        <w:pPrChange w:id="439" w:author="Niklas" w:date="2011-02-09T13:18:00Z">
          <w:pPr>
            <w:spacing w:line="360" w:lineRule="auto"/>
          </w:pPr>
        </w:pPrChange>
      </w:pPr>
      <w:r w:rsidRPr="00023073">
        <w:rPr>
          <w:rFonts w:ascii="Book Antiqua" w:hAnsi="Book Antiqua"/>
          <w:sz w:val="22"/>
          <w:szCs w:val="22"/>
          <w:rPrChange w:id="440" w:author="Niklas" w:date="2011-02-09T13:16:00Z">
            <w:rPr>
              <w:sz w:val="24"/>
            </w:rPr>
          </w:rPrChange>
        </w:rPr>
        <w:t xml:space="preserve">  När man inte ätit ett ordentligt mål mat på flera veckor blir tankarna som små nystan som inte låter sig nystas upp. Istället ligger de trassliga och luddiga någonstans i förståndet och stöter bort de klara tankarna. Sömnbrist och ständig hosta gör sitt till och hindrar kroppen från att hysa en sober själ. Jag måste råda bot på detta. Att hela tiden slitas mellan dessa kraftiga känslolägen gör mig vansinnig. Jag är en Narcissusgestalt som speglar mig i allt och alla, och använder – faktiskt mot min vilja – både min själ och mitt förstånd som insatser på livets spelplan.</w:t>
      </w:r>
    </w:p>
    <w:p w:rsidR="006D632F" w:rsidRPr="00023073" w:rsidRDefault="006D632F">
      <w:pPr>
        <w:spacing w:line="276" w:lineRule="auto"/>
        <w:rPr>
          <w:rFonts w:ascii="Book Antiqua" w:hAnsi="Book Antiqua"/>
          <w:sz w:val="22"/>
          <w:szCs w:val="22"/>
          <w:rPrChange w:id="441" w:author="Niklas" w:date="2011-02-09T13:16:00Z">
            <w:rPr>
              <w:sz w:val="24"/>
            </w:rPr>
          </w:rPrChange>
        </w:rPr>
        <w:pPrChange w:id="442" w:author="Niklas" w:date="2011-02-09T13:18:00Z">
          <w:pPr>
            <w:spacing w:line="360" w:lineRule="auto"/>
          </w:pPr>
        </w:pPrChange>
      </w:pPr>
      <w:r w:rsidRPr="00023073">
        <w:rPr>
          <w:rFonts w:ascii="Book Antiqua" w:hAnsi="Book Antiqua"/>
          <w:sz w:val="22"/>
          <w:szCs w:val="22"/>
          <w:rPrChange w:id="443" w:author="Niklas" w:date="2011-02-09T13:16:00Z">
            <w:rPr>
              <w:sz w:val="24"/>
            </w:rPr>
          </w:rPrChange>
        </w:rPr>
        <w:t xml:space="preserve">  Tidigare har jag klarat längre perioder av svält, men då har kärleken eller hatet gjort plågan uthärdlig. Det har faktiskt hänt att jag undvikit föda för att straffa mig </w:t>
      </w:r>
      <w:r w:rsidRPr="00023073">
        <w:rPr>
          <w:rFonts w:ascii="Book Antiqua" w:hAnsi="Book Antiqua"/>
          <w:sz w:val="22"/>
          <w:szCs w:val="22"/>
          <w:rPrChange w:id="444" w:author="Niklas" w:date="2011-02-09T13:16:00Z">
            <w:rPr>
              <w:sz w:val="24"/>
            </w:rPr>
          </w:rPrChange>
        </w:rPr>
        <w:lastRenderedPageBreak/>
        <w:t xml:space="preserve">själv, använt hungern som en veritabel tagelskjorta i självspäkelsens namn. Självsvält är den svåraste formen eftersom näringsbristen </w:t>
      </w:r>
      <w:ins w:id="445" w:author="IT Tekniker" w:date="2011-01-21T15:30:00Z">
        <w:r w:rsidR="00385692" w:rsidRPr="00023073">
          <w:rPr>
            <w:rFonts w:ascii="Book Antiqua" w:hAnsi="Book Antiqua"/>
            <w:sz w:val="22"/>
            <w:szCs w:val="22"/>
            <w:rPrChange w:id="446" w:author="Niklas" w:date="2011-02-09T13:16:00Z">
              <w:rPr>
                <w:sz w:val="24"/>
              </w:rPr>
            </w:rPrChange>
          </w:rPr>
          <w:t xml:space="preserve">kan </w:t>
        </w:r>
      </w:ins>
      <w:r w:rsidRPr="00023073">
        <w:rPr>
          <w:rFonts w:ascii="Book Antiqua" w:hAnsi="Book Antiqua"/>
          <w:sz w:val="22"/>
          <w:szCs w:val="22"/>
          <w:rPrChange w:id="447" w:author="Niklas" w:date="2011-02-09T13:16:00Z">
            <w:rPr>
              <w:sz w:val="24"/>
            </w:rPr>
          </w:rPrChange>
        </w:rPr>
        <w:t>gör</w:t>
      </w:r>
      <w:ins w:id="448" w:author="IT Tekniker" w:date="2011-01-21T15:30:00Z">
        <w:r w:rsidR="00385692" w:rsidRPr="00023073">
          <w:rPr>
            <w:rFonts w:ascii="Book Antiqua" w:hAnsi="Book Antiqua"/>
            <w:sz w:val="22"/>
            <w:szCs w:val="22"/>
            <w:rPrChange w:id="449" w:author="Niklas" w:date="2011-02-09T13:16:00Z">
              <w:rPr>
                <w:sz w:val="24"/>
              </w:rPr>
            </w:rPrChange>
          </w:rPr>
          <w:t>a</w:t>
        </w:r>
      </w:ins>
      <w:del w:id="450" w:author="IT Tekniker" w:date="2011-01-21T15:30:00Z">
        <w:r w:rsidRPr="00023073" w:rsidDel="00385692">
          <w:rPr>
            <w:rFonts w:ascii="Book Antiqua" w:hAnsi="Book Antiqua"/>
            <w:sz w:val="22"/>
            <w:szCs w:val="22"/>
            <w:rPrChange w:id="451" w:author="Niklas" w:date="2011-02-09T13:16:00Z">
              <w:rPr>
                <w:sz w:val="24"/>
              </w:rPr>
            </w:rPrChange>
          </w:rPr>
          <w:delText xml:space="preserve"> at</w:delText>
        </w:r>
      </w:del>
      <w:del w:id="452" w:author="IT Tekniker" w:date="2011-01-21T15:31:00Z">
        <w:r w:rsidRPr="00023073" w:rsidDel="00385692">
          <w:rPr>
            <w:rFonts w:ascii="Book Antiqua" w:hAnsi="Book Antiqua"/>
            <w:sz w:val="22"/>
            <w:szCs w:val="22"/>
            <w:rPrChange w:id="453" w:author="Niklas" w:date="2011-02-09T13:16:00Z">
              <w:rPr>
                <w:sz w:val="24"/>
              </w:rPr>
            </w:rPrChange>
          </w:rPr>
          <w:delText>t</w:delText>
        </w:r>
      </w:del>
      <w:r w:rsidRPr="00023073">
        <w:rPr>
          <w:rFonts w:ascii="Book Antiqua" w:hAnsi="Book Antiqua"/>
          <w:sz w:val="22"/>
          <w:szCs w:val="22"/>
          <w:rPrChange w:id="454" w:author="Niklas" w:date="2011-02-09T13:16:00Z">
            <w:rPr>
              <w:sz w:val="24"/>
            </w:rPr>
          </w:rPrChange>
        </w:rPr>
        <w:t xml:space="preserve"> </w:t>
      </w:r>
      <w:ins w:id="455" w:author="IT Tekniker" w:date="2011-01-21T15:31:00Z">
        <w:r w:rsidR="00385692" w:rsidRPr="00023073">
          <w:rPr>
            <w:rFonts w:ascii="Book Antiqua" w:hAnsi="Book Antiqua"/>
            <w:sz w:val="22"/>
            <w:szCs w:val="22"/>
            <w:rPrChange w:id="456" w:author="Niklas" w:date="2011-02-09T13:16:00Z">
              <w:rPr>
                <w:sz w:val="24"/>
              </w:rPr>
            </w:rPrChange>
          </w:rPr>
          <w:t xml:space="preserve">att det till och med blir </w:t>
        </w:r>
      </w:ins>
      <w:del w:id="457" w:author="IT Tekniker" w:date="2011-01-21T15:31:00Z">
        <w:r w:rsidRPr="00023073" w:rsidDel="00385692">
          <w:rPr>
            <w:rFonts w:ascii="Book Antiqua" w:hAnsi="Book Antiqua"/>
            <w:sz w:val="22"/>
            <w:szCs w:val="22"/>
            <w:rPrChange w:id="458" w:author="Niklas" w:date="2011-02-09T13:16:00Z">
              <w:rPr>
                <w:sz w:val="24"/>
              </w:rPr>
            </w:rPrChange>
          </w:rPr>
          <w:delText xml:space="preserve">det blir </w:delText>
        </w:r>
      </w:del>
      <w:r w:rsidRPr="00023073">
        <w:rPr>
          <w:rFonts w:ascii="Book Antiqua" w:hAnsi="Book Antiqua"/>
          <w:sz w:val="22"/>
          <w:szCs w:val="22"/>
          <w:rPrChange w:id="459" w:author="Niklas" w:date="2011-02-09T13:16:00Z">
            <w:rPr>
              <w:sz w:val="24"/>
            </w:rPr>
          </w:rPrChange>
        </w:rPr>
        <w:t>svårt att skilja på dröm och verklighet</w:t>
      </w:r>
      <w:ins w:id="460" w:author="IT Tekniker" w:date="2011-01-21T15:31:00Z">
        <w:r w:rsidR="00385692" w:rsidRPr="00023073">
          <w:rPr>
            <w:rFonts w:ascii="Book Antiqua" w:hAnsi="Book Antiqua"/>
            <w:sz w:val="22"/>
            <w:szCs w:val="22"/>
            <w:rPrChange w:id="461" w:author="Niklas" w:date="2011-02-09T13:16:00Z">
              <w:rPr>
                <w:sz w:val="24"/>
              </w:rPr>
            </w:rPrChange>
          </w:rPr>
          <w:t>, även om jag aldrig skulle låta det drabba mig</w:t>
        </w:r>
      </w:ins>
      <w:r w:rsidRPr="00023073">
        <w:rPr>
          <w:rFonts w:ascii="Book Antiqua" w:hAnsi="Book Antiqua"/>
          <w:sz w:val="22"/>
          <w:szCs w:val="22"/>
          <w:rPrChange w:id="462" w:author="Niklas" w:date="2011-02-09T13:16:00Z">
            <w:rPr>
              <w:sz w:val="24"/>
            </w:rPr>
          </w:rPrChange>
        </w:rPr>
        <w:t>. Den självbehärskning som krävs för att man inte ens i drömmen ska stoppa något i sig är kanske det yttersta beviset på att man kan kontrollera sina lustar och därmed sig själv.</w:t>
      </w:r>
    </w:p>
    <w:p w:rsidR="006D632F" w:rsidRPr="00023073" w:rsidRDefault="006D632F">
      <w:pPr>
        <w:spacing w:line="276" w:lineRule="auto"/>
        <w:rPr>
          <w:rFonts w:ascii="Book Antiqua" w:hAnsi="Book Antiqua"/>
          <w:color w:val="000000"/>
          <w:sz w:val="22"/>
          <w:szCs w:val="22"/>
          <w:rPrChange w:id="463" w:author="Niklas" w:date="2011-02-09T13:16:00Z">
            <w:rPr>
              <w:color w:val="000000"/>
              <w:sz w:val="24"/>
            </w:rPr>
          </w:rPrChange>
        </w:rPr>
        <w:pPrChange w:id="464" w:author="Niklas" w:date="2011-02-09T13:18:00Z">
          <w:pPr>
            <w:spacing w:line="360" w:lineRule="auto"/>
          </w:pPr>
        </w:pPrChange>
      </w:pPr>
      <w:r w:rsidRPr="00023073">
        <w:rPr>
          <w:rFonts w:ascii="Book Antiqua" w:hAnsi="Book Antiqua"/>
          <w:sz w:val="22"/>
          <w:szCs w:val="22"/>
          <w:rPrChange w:id="465" w:author="Niklas" w:date="2011-02-09T13:16:00Z">
            <w:rPr>
              <w:sz w:val="24"/>
            </w:rPr>
          </w:rPrChange>
        </w:rPr>
        <w:t xml:space="preserve">  Fasta är lekmannens svält. M</w:t>
      </w:r>
      <w:r w:rsidRPr="00023073">
        <w:rPr>
          <w:rFonts w:ascii="Book Antiqua" w:hAnsi="Book Antiqua"/>
          <w:color w:val="000000"/>
          <w:sz w:val="22"/>
          <w:szCs w:val="22"/>
          <w:rPrChange w:id="466" w:author="Niklas" w:date="2011-02-09T13:16:00Z">
            <w:rPr>
              <w:color w:val="000000"/>
              <w:sz w:val="24"/>
            </w:rPr>
          </w:rPrChange>
        </w:rPr>
        <w:t>ed tiden har jag utvecklat en negativ inställning till företeelser som åtnjuter allmänt gillande, och fasta är precis en sådan. På samma sätt är jag ovillig att se det vackra i exempelvis familjebildning och asketiskt leverne. Även om återhållsamhet på många sätt är en dygd behöver det för den sakens skull inte vara vackert. Istället är det en nödvändighet under perioder då inkomsterna är begränsade, och därför ett ont måste istället för ett gott beteende.</w:t>
      </w:r>
    </w:p>
    <w:p w:rsidR="006D632F" w:rsidRPr="00023073" w:rsidRDefault="006D632F">
      <w:pPr>
        <w:spacing w:line="276" w:lineRule="auto"/>
        <w:rPr>
          <w:rFonts w:ascii="Book Antiqua" w:hAnsi="Book Antiqua"/>
          <w:color w:val="000000"/>
          <w:sz w:val="22"/>
          <w:szCs w:val="22"/>
          <w:rPrChange w:id="467" w:author="Niklas" w:date="2011-02-09T13:16:00Z">
            <w:rPr>
              <w:color w:val="000000"/>
              <w:sz w:val="24"/>
            </w:rPr>
          </w:rPrChange>
        </w:rPr>
        <w:pPrChange w:id="468" w:author="Niklas" w:date="2011-02-09T13:18:00Z">
          <w:pPr>
            <w:spacing w:line="360" w:lineRule="auto"/>
          </w:pPr>
        </w:pPrChange>
      </w:pPr>
      <w:r w:rsidRPr="00023073">
        <w:rPr>
          <w:rFonts w:ascii="Book Antiqua" w:hAnsi="Book Antiqua"/>
          <w:color w:val="000000"/>
          <w:sz w:val="22"/>
          <w:szCs w:val="22"/>
          <w:rPrChange w:id="469" w:author="Niklas" w:date="2011-02-09T13:16:00Z">
            <w:rPr>
              <w:color w:val="000000"/>
              <w:sz w:val="24"/>
            </w:rPr>
          </w:rPrChange>
        </w:rPr>
        <w:t xml:space="preserve">  Förutom att bedöva ger svält en inte obetydlig berusning. Efter några dygn utan mat blir man spirituell och arbetsam. Tanken blir dimmig men själen blir stark och okuvlig! Problem som tidigare setts som oöverstigliga blåser bort med vindens hastighet, och istället visualiseras lösningar på universella frågor. Alla lösryckta händelser bildar ett mönster och allt blir uppenbart. I ruset ser man hur mänskligheten förtärs av en parasit. Den parasiten är kristendomen. Det som står på de kristnas dagordning är inga realiteter, utan </w:t>
      </w:r>
      <w:r w:rsidRPr="00023073">
        <w:rPr>
          <w:rFonts w:ascii="Book Antiqua" w:hAnsi="Book Antiqua"/>
          <w:color w:val="000000"/>
          <w:sz w:val="22"/>
          <w:szCs w:val="22"/>
          <w:rPrChange w:id="470" w:author="Niklas" w:date="2011-02-09T13:16:00Z">
            <w:rPr>
              <w:color w:val="000000"/>
              <w:sz w:val="24"/>
            </w:rPr>
          </w:rPrChange>
        </w:rPr>
        <w:lastRenderedPageBreak/>
        <w:t>inbillningar! Lögner! Dess apologeter är hycklare och charlataner, bondfångare och syndare. De representerar förljugna ideal vars existens berättigas av att de ger dåligt samvete till mindre övertygade existenser. Det dåliga samvetet som får en människa att öppna sin portmonnä och skänka en slant till dessa nutida fariséer. Fy för parasiten!</w:t>
      </w:r>
    </w:p>
    <w:p w:rsidR="006D632F" w:rsidRPr="00023073" w:rsidRDefault="006D632F">
      <w:pPr>
        <w:spacing w:line="276" w:lineRule="auto"/>
        <w:rPr>
          <w:rFonts w:ascii="Book Antiqua" w:hAnsi="Book Antiqua"/>
          <w:sz w:val="22"/>
          <w:szCs w:val="22"/>
          <w:rPrChange w:id="471" w:author="Niklas" w:date="2011-02-09T13:16:00Z">
            <w:rPr>
              <w:sz w:val="24"/>
            </w:rPr>
          </w:rPrChange>
        </w:rPr>
        <w:pPrChange w:id="472" w:author="Niklas" w:date="2011-02-09T13:18:00Z">
          <w:pPr>
            <w:spacing w:line="360" w:lineRule="auto"/>
          </w:pPr>
        </w:pPrChange>
      </w:pPr>
    </w:p>
    <w:p w:rsidR="006D632F" w:rsidRPr="00023073" w:rsidRDefault="006D632F">
      <w:pPr>
        <w:spacing w:line="276" w:lineRule="auto"/>
        <w:jc w:val="center"/>
        <w:rPr>
          <w:rFonts w:ascii="Book Antiqua" w:hAnsi="Book Antiqua"/>
          <w:sz w:val="22"/>
          <w:szCs w:val="22"/>
          <w:rPrChange w:id="473" w:author="Niklas" w:date="2011-02-09T13:16:00Z">
            <w:rPr>
              <w:sz w:val="24"/>
            </w:rPr>
          </w:rPrChange>
        </w:rPr>
        <w:pPrChange w:id="474" w:author="Niklas" w:date="2011-02-09T13:18:00Z">
          <w:pPr>
            <w:spacing w:line="360" w:lineRule="auto"/>
            <w:jc w:val="center"/>
          </w:pPr>
        </w:pPrChange>
      </w:pPr>
      <w:ins w:id="475" w:author="Niklas Dahlman" w:date="2010-03-09T13:33:00Z">
        <w:r w:rsidRPr="00023073">
          <w:rPr>
            <w:rFonts w:ascii="Book Antiqua" w:hAnsi="Book Antiqua"/>
            <w:sz w:val="22"/>
            <w:szCs w:val="22"/>
            <w:rPrChange w:id="476" w:author="Niklas" w:date="2011-02-09T13:16:00Z">
              <w:rPr>
                <w:sz w:val="24"/>
              </w:rPr>
            </w:rPrChange>
          </w:rPr>
          <w:t xml:space="preserve">* </w:t>
        </w:r>
      </w:ins>
      <w:ins w:id="477" w:author="Niklas" w:date="2011-02-09T13:27:00Z">
        <w:r w:rsidR="00BC35D3">
          <w:rPr>
            <w:rFonts w:ascii="Book Antiqua" w:hAnsi="Book Antiqua"/>
            <w:sz w:val="22"/>
            <w:szCs w:val="22"/>
          </w:rPr>
          <w:t>*</w:t>
        </w:r>
      </w:ins>
      <w:del w:id="478" w:author="Niklas Dahlman" w:date="2010-03-09T13:33:00Z">
        <w:r w:rsidRPr="00023073" w:rsidDel="006B620D">
          <w:rPr>
            <w:rFonts w:ascii="Book Antiqua" w:hAnsi="Book Antiqua"/>
            <w:sz w:val="22"/>
            <w:szCs w:val="22"/>
            <w:rPrChange w:id="479" w:author="Niklas" w:date="2011-02-09T13:16:00Z">
              <w:rPr>
                <w:sz w:val="24"/>
              </w:rPr>
            </w:rPrChange>
          </w:rPr>
          <w:delText>*</w:delText>
        </w:r>
      </w:del>
      <w:ins w:id="480" w:author="Niklas Dahlman" w:date="2010-03-09T13:33:00Z">
        <w:r w:rsidRPr="00023073">
          <w:rPr>
            <w:rFonts w:ascii="Book Antiqua" w:hAnsi="Book Antiqua"/>
            <w:sz w:val="22"/>
            <w:szCs w:val="22"/>
            <w:rPrChange w:id="481" w:author="Niklas" w:date="2011-02-09T13:16:00Z">
              <w:rPr>
                <w:sz w:val="24"/>
              </w:rPr>
            </w:rPrChange>
          </w:rPr>
          <w:t xml:space="preserve"> *</w:t>
        </w:r>
      </w:ins>
    </w:p>
    <w:p w:rsidR="006D632F" w:rsidRPr="00023073" w:rsidRDefault="006D632F">
      <w:pPr>
        <w:spacing w:line="276" w:lineRule="auto"/>
        <w:rPr>
          <w:rFonts w:ascii="Book Antiqua" w:hAnsi="Book Antiqua"/>
          <w:sz w:val="22"/>
          <w:szCs w:val="22"/>
          <w:rPrChange w:id="482" w:author="Niklas" w:date="2011-02-09T13:16:00Z">
            <w:rPr>
              <w:sz w:val="24"/>
            </w:rPr>
          </w:rPrChange>
        </w:rPr>
        <w:pPrChange w:id="483" w:author="Niklas" w:date="2011-02-09T13:18:00Z">
          <w:pPr>
            <w:spacing w:line="360" w:lineRule="auto"/>
          </w:pPr>
        </w:pPrChange>
      </w:pPr>
    </w:p>
    <w:p w:rsidR="006D632F" w:rsidRPr="00023073" w:rsidRDefault="006D632F">
      <w:pPr>
        <w:spacing w:line="276" w:lineRule="auto"/>
        <w:rPr>
          <w:rFonts w:ascii="Book Antiqua" w:hAnsi="Book Antiqua"/>
          <w:sz w:val="22"/>
          <w:szCs w:val="22"/>
          <w:rPrChange w:id="484" w:author="Niklas" w:date="2011-02-09T13:16:00Z">
            <w:rPr>
              <w:sz w:val="24"/>
            </w:rPr>
          </w:rPrChange>
        </w:rPr>
        <w:pPrChange w:id="485" w:author="Niklas" w:date="2011-02-09T13:18:00Z">
          <w:pPr>
            <w:spacing w:line="360" w:lineRule="auto"/>
          </w:pPr>
        </w:pPrChange>
      </w:pPr>
      <w:r w:rsidRPr="00023073">
        <w:rPr>
          <w:rFonts w:ascii="Book Antiqua" w:hAnsi="Book Antiqua"/>
          <w:sz w:val="22"/>
          <w:szCs w:val="22"/>
          <w:rPrChange w:id="486" w:author="Niklas" w:date="2011-02-09T13:16:00Z">
            <w:rPr>
              <w:sz w:val="24"/>
            </w:rPr>
          </w:rPrChange>
        </w:rPr>
        <w:t>Återigen ger jag mig ut på boulevarden utanför huset. Solens strålar smeker jorden där de når ner mellan husen. Daggen efter nattens regn ger näring till ogräset och de pittoreska rabatter som växer fram i gathörn och trottoarkanter för att så småningom dö till hösten. I stenplattornas ojämnheter sjuder det av naturens verksamhet, men i luften är det alldeles tyst och jag är som en främling i min egen stad. Bara några kvarter bort bor Emanuel och jag beger mig ditåt. När jag korsar ett litet torg ser jag en gråblek rökpelare som letar sig upp i himlen ovanför. Antagligen kommer den från hans skorsten, och jag tar in på en gränd som leder fram till platsen där Emanuels hus ligger, går upp de två trapporna och försiktigt knackar på dörren. Små hasande steg letar sig fram där innanför och plötsligt blir Emanuel synlig i öppningen och låter mig stiga på.</w:t>
      </w:r>
    </w:p>
    <w:p w:rsidR="006D632F" w:rsidRPr="00023073" w:rsidRDefault="006D632F">
      <w:pPr>
        <w:spacing w:line="276" w:lineRule="auto"/>
        <w:rPr>
          <w:rFonts w:ascii="Book Antiqua" w:hAnsi="Book Antiqua"/>
          <w:sz w:val="22"/>
          <w:szCs w:val="22"/>
          <w:rPrChange w:id="487" w:author="Niklas" w:date="2011-02-09T13:16:00Z">
            <w:rPr>
              <w:sz w:val="24"/>
            </w:rPr>
          </w:rPrChange>
        </w:rPr>
        <w:pPrChange w:id="488" w:author="Niklas" w:date="2011-02-09T13:18:00Z">
          <w:pPr>
            <w:spacing w:line="360" w:lineRule="auto"/>
          </w:pPr>
        </w:pPrChange>
      </w:pPr>
      <w:r w:rsidRPr="00023073">
        <w:rPr>
          <w:rFonts w:ascii="Book Antiqua" w:hAnsi="Book Antiqua"/>
          <w:sz w:val="22"/>
          <w:szCs w:val="22"/>
          <w:rPrChange w:id="489" w:author="Niklas" w:date="2011-02-09T13:16:00Z">
            <w:rPr>
              <w:sz w:val="24"/>
            </w:rPr>
          </w:rPrChange>
        </w:rPr>
        <w:t xml:space="preserve">  Han bär en </w:t>
      </w:r>
      <w:commentRangeStart w:id="490"/>
      <w:del w:id="491" w:author="IT Tekniker" w:date="2010-08-18T15:44:00Z">
        <w:r w:rsidRPr="00023073" w:rsidDel="00575BB1">
          <w:rPr>
            <w:rFonts w:ascii="Book Antiqua" w:hAnsi="Book Antiqua"/>
            <w:sz w:val="22"/>
            <w:szCs w:val="22"/>
            <w:rPrChange w:id="492" w:author="Niklas" w:date="2011-02-09T13:16:00Z">
              <w:rPr>
                <w:sz w:val="24"/>
              </w:rPr>
            </w:rPrChange>
          </w:rPr>
          <w:delText>azurblå sammetsväst</w:delText>
        </w:r>
      </w:del>
      <w:ins w:id="493" w:author="IT Tekniker" w:date="2010-08-18T15:44:00Z">
        <w:r w:rsidR="00575BB1" w:rsidRPr="00023073">
          <w:rPr>
            <w:rFonts w:ascii="Book Antiqua" w:hAnsi="Book Antiqua"/>
            <w:sz w:val="22"/>
            <w:szCs w:val="22"/>
            <w:rPrChange w:id="494" w:author="Niklas" w:date="2011-02-09T13:16:00Z">
              <w:rPr>
                <w:sz w:val="24"/>
              </w:rPr>
            </w:rPrChange>
          </w:rPr>
          <w:t>svart jacket</w:t>
        </w:r>
      </w:ins>
      <w:ins w:id="495" w:author="IT Tekniker" w:date="2010-08-18T15:45:00Z">
        <w:r w:rsidR="00575BB1" w:rsidRPr="00023073">
          <w:rPr>
            <w:rFonts w:ascii="Book Antiqua" w:hAnsi="Book Antiqua"/>
            <w:sz w:val="22"/>
            <w:szCs w:val="22"/>
            <w:rPrChange w:id="496" w:author="Niklas" w:date="2011-02-09T13:16:00Z">
              <w:rPr>
                <w:sz w:val="24"/>
              </w:rPr>
            </w:rPrChange>
          </w:rPr>
          <w:t>t</w:t>
        </w:r>
      </w:ins>
      <w:ins w:id="497" w:author="IT Tekniker" w:date="2010-08-18T15:44:00Z">
        <w:r w:rsidR="00575BB1" w:rsidRPr="00023073">
          <w:rPr>
            <w:rFonts w:ascii="Book Antiqua" w:hAnsi="Book Antiqua"/>
            <w:sz w:val="22"/>
            <w:szCs w:val="22"/>
            <w:rPrChange w:id="498" w:author="Niklas" w:date="2011-02-09T13:16:00Z">
              <w:rPr>
                <w:sz w:val="24"/>
              </w:rPr>
            </w:rPrChange>
          </w:rPr>
          <w:t xml:space="preserve"> med vit skjorta och stärkkrage</w:t>
        </w:r>
      </w:ins>
      <w:del w:id="499" w:author="IT Tekniker" w:date="2010-08-18T15:45:00Z">
        <w:r w:rsidRPr="00023073" w:rsidDel="00575BB1">
          <w:rPr>
            <w:rFonts w:ascii="Book Antiqua" w:hAnsi="Book Antiqua"/>
            <w:sz w:val="22"/>
            <w:szCs w:val="22"/>
            <w:rPrChange w:id="500" w:author="Niklas" w:date="2011-02-09T13:16:00Z">
              <w:rPr>
                <w:sz w:val="24"/>
              </w:rPr>
            </w:rPrChange>
          </w:rPr>
          <w:delText xml:space="preserve"> med guldbroderier</w:delText>
        </w:r>
      </w:del>
      <w:commentRangeEnd w:id="490"/>
      <w:r w:rsidRPr="00023073">
        <w:rPr>
          <w:rStyle w:val="CommentReference"/>
          <w:rFonts w:ascii="Book Antiqua" w:hAnsi="Book Antiqua"/>
          <w:sz w:val="22"/>
          <w:szCs w:val="22"/>
          <w:rPrChange w:id="501" w:author="Niklas" w:date="2011-02-09T13:16:00Z">
            <w:rPr>
              <w:rStyle w:val="CommentReference"/>
            </w:rPr>
          </w:rPrChange>
        </w:rPr>
        <w:commentReference w:id="490"/>
      </w:r>
      <w:r w:rsidRPr="00023073">
        <w:rPr>
          <w:rFonts w:ascii="Book Antiqua" w:hAnsi="Book Antiqua"/>
          <w:sz w:val="22"/>
          <w:szCs w:val="22"/>
          <w:rPrChange w:id="502" w:author="Niklas" w:date="2011-02-09T13:16:00Z">
            <w:rPr>
              <w:sz w:val="24"/>
            </w:rPr>
          </w:rPrChange>
        </w:rPr>
        <w:t xml:space="preserve">. Ansiktet är blekt men dragen är markerade och skarpa. </w:t>
      </w:r>
      <w:r w:rsidRPr="00023073">
        <w:rPr>
          <w:rFonts w:ascii="Book Antiqua" w:hAnsi="Book Antiqua"/>
          <w:sz w:val="22"/>
          <w:szCs w:val="22"/>
          <w:rPrChange w:id="503" w:author="Niklas" w:date="2011-02-09T13:16:00Z">
            <w:rPr>
              <w:sz w:val="24"/>
            </w:rPr>
          </w:rPrChange>
        </w:rPr>
        <w:lastRenderedPageBreak/>
        <w:t>Ett par sammandragna ögonbryn vittnar om en underliggande oro, trots att Emanuel är en bekymmerslös dandy med en korrupt själ. Han är lojal mot sina vänner, även mig - så länge vännerna i honom ser sin överman och han kan dra fördel av dem. Han har i sitt väsen ett inslag av ögontjäneri, och han har förstånd nog att använda sig av det i lägen där det kan ge fördelar. I sin lönnkammare är han däremot ett missförstått geni.</w:t>
      </w:r>
    </w:p>
    <w:p w:rsidR="006D632F" w:rsidRPr="00023073" w:rsidRDefault="006D632F">
      <w:pPr>
        <w:spacing w:line="276" w:lineRule="auto"/>
        <w:rPr>
          <w:rFonts w:ascii="Book Antiqua" w:hAnsi="Book Antiqua"/>
          <w:sz w:val="22"/>
          <w:szCs w:val="22"/>
          <w:rPrChange w:id="504" w:author="Niklas" w:date="2011-02-09T13:16:00Z">
            <w:rPr>
              <w:sz w:val="24"/>
            </w:rPr>
          </w:rPrChange>
        </w:rPr>
        <w:pPrChange w:id="505" w:author="Niklas" w:date="2011-02-09T13:18:00Z">
          <w:pPr>
            <w:spacing w:line="360" w:lineRule="auto"/>
          </w:pPr>
        </w:pPrChange>
      </w:pPr>
      <w:r w:rsidRPr="00023073">
        <w:rPr>
          <w:rFonts w:ascii="Book Antiqua" w:hAnsi="Book Antiqua"/>
          <w:sz w:val="22"/>
          <w:szCs w:val="22"/>
          <w:rPrChange w:id="506" w:author="Niklas" w:date="2011-02-09T13:16:00Z">
            <w:rPr>
              <w:sz w:val="24"/>
            </w:rPr>
          </w:rPrChange>
        </w:rPr>
        <w:t xml:space="preserve">  Våningen är inredd i typisk </w:t>
      </w:r>
      <w:proofErr w:type="spellStart"/>
      <w:r w:rsidRPr="00023073">
        <w:rPr>
          <w:rFonts w:ascii="Book Antiqua" w:hAnsi="Book Antiqua"/>
          <w:iCs/>
          <w:sz w:val="22"/>
          <w:szCs w:val="22"/>
          <w:rPrChange w:id="507" w:author="Niklas" w:date="2011-02-09T13:16:00Z">
            <w:rPr>
              <w:iCs/>
              <w:sz w:val="24"/>
            </w:rPr>
          </w:rPrChange>
        </w:rPr>
        <w:t>nouveaux</w:t>
      </w:r>
      <w:proofErr w:type="spellEnd"/>
      <w:r w:rsidRPr="00023073">
        <w:rPr>
          <w:rFonts w:ascii="Book Antiqua" w:hAnsi="Book Antiqua"/>
          <w:iCs/>
          <w:sz w:val="22"/>
          <w:szCs w:val="22"/>
          <w:rPrChange w:id="508" w:author="Niklas" w:date="2011-02-09T13:16:00Z">
            <w:rPr>
              <w:iCs/>
              <w:sz w:val="24"/>
            </w:rPr>
          </w:rPrChange>
        </w:rPr>
        <w:t xml:space="preserve"> riches-stil, med en överdådig blandning av tygbeklädda möbler, gobelänger och tjocka mattor. Emanuels förmögenhet härrör från </w:t>
      </w:r>
      <w:r w:rsidRPr="00023073">
        <w:rPr>
          <w:rFonts w:ascii="Book Antiqua" w:hAnsi="Book Antiqua"/>
          <w:sz w:val="22"/>
          <w:szCs w:val="22"/>
          <w:rPrChange w:id="509" w:author="Niklas" w:date="2011-02-09T13:16:00Z">
            <w:rPr>
              <w:sz w:val="24"/>
            </w:rPr>
          </w:rPrChange>
        </w:rPr>
        <w:t xml:space="preserve">jakobinernas tillbakagång, men är förmodligen inte lika omfattande som han vill göra gällande. </w:t>
      </w:r>
    </w:p>
    <w:p w:rsidR="006D632F" w:rsidRPr="00023073" w:rsidRDefault="006D632F">
      <w:pPr>
        <w:spacing w:line="276" w:lineRule="auto"/>
        <w:rPr>
          <w:rFonts w:ascii="Book Antiqua" w:hAnsi="Book Antiqua"/>
          <w:sz w:val="22"/>
          <w:szCs w:val="22"/>
          <w:rPrChange w:id="510" w:author="Niklas" w:date="2011-02-09T13:16:00Z">
            <w:rPr>
              <w:sz w:val="24"/>
            </w:rPr>
          </w:rPrChange>
        </w:rPr>
        <w:pPrChange w:id="511" w:author="Niklas" w:date="2011-02-09T13:18:00Z">
          <w:pPr>
            <w:spacing w:line="360" w:lineRule="auto"/>
          </w:pPr>
        </w:pPrChange>
      </w:pPr>
      <w:r w:rsidRPr="00023073">
        <w:rPr>
          <w:rFonts w:ascii="Book Antiqua" w:hAnsi="Book Antiqua"/>
          <w:sz w:val="22"/>
          <w:szCs w:val="22"/>
          <w:rPrChange w:id="512" w:author="Niklas" w:date="2011-02-09T13:16:00Z">
            <w:rPr>
              <w:sz w:val="24"/>
            </w:rPr>
          </w:rPrChange>
        </w:rPr>
        <w:t xml:space="preserve">  Väl inne i salongen placeras jag i en karmstol invid den öppna spisen. Ur västen tar Emanuel därefter fram en mässingsk</w:t>
      </w:r>
      <w:ins w:id="513" w:author="IT Tekniker" w:date="2011-01-21T15:32:00Z">
        <w:r w:rsidR="00385692" w:rsidRPr="00023073">
          <w:rPr>
            <w:rFonts w:ascii="Book Antiqua" w:hAnsi="Book Antiqua"/>
            <w:sz w:val="22"/>
            <w:szCs w:val="22"/>
            <w:rPrChange w:id="514" w:author="Niklas" w:date="2011-02-09T13:16:00Z">
              <w:rPr>
                <w:sz w:val="24"/>
              </w:rPr>
            </w:rPrChange>
          </w:rPr>
          <w:t>l</w:t>
        </w:r>
      </w:ins>
      <w:r w:rsidRPr="00023073">
        <w:rPr>
          <w:rFonts w:ascii="Book Antiqua" w:hAnsi="Book Antiqua"/>
          <w:sz w:val="22"/>
          <w:szCs w:val="22"/>
          <w:rPrChange w:id="515" w:author="Niklas" w:date="2011-02-09T13:16:00Z">
            <w:rPr>
              <w:sz w:val="24"/>
            </w:rPr>
          </w:rPrChange>
        </w:rPr>
        <w:t>ocka som han skakar om. Emanuel är van vid att bli åtlydd och det dröjer inte länge förrän en krum piga kommer trippandes på tå.</w:t>
      </w:r>
    </w:p>
    <w:p w:rsidR="006D632F" w:rsidRPr="00023073" w:rsidRDefault="006D632F">
      <w:pPr>
        <w:spacing w:line="276" w:lineRule="auto"/>
        <w:rPr>
          <w:rFonts w:ascii="Book Antiqua" w:hAnsi="Book Antiqua"/>
          <w:sz w:val="22"/>
          <w:szCs w:val="22"/>
          <w:rPrChange w:id="516" w:author="Niklas" w:date="2011-02-09T13:16:00Z">
            <w:rPr>
              <w:sz w:val="24"/>
            </w:rPr>
          </w:rPrChange>
        </w:rPr>
        <w:pPrChange w:id="517" w:author="Niklas" w:date="2011-02-09T13:18:00Z">
          <w:pPr>
            <w:spacing w:line="360" w:lineRule="auto"/>
          </w:pPr>
        </w:pPrChange>
      </w:pPr>
      <w:r w:rsidRPr="00023073">
        <w:rPr>
          <w:rFonts w:ascii="Book Antiqua" w:hAnsi="Book Antiqua"/>
          <w:sz w:val="22"/>
          <w:szCs w:val="22"/>
          <w:rPrChange w:id="518" w:author="Niklas" w:date="2011-02-09T13:16:00Z">
            <w:rPr>
              <w:sz w:val="24"/>
            </w:rPr>
          </w:rPrChange>
        </w:rPr>
        <w:t xml:space="preserve">– Servera min gode vän en kopp varmt te, säger Emanuel samtidigt som han sakta slår sig ner i en stol som är identisk med den jag sitter i. Hans utsmyckade </w:t>
      </w:r>
      <w:proofErr w:type="spellStart"/>
      <w:r w:rsidRPr="00023073">
        <w:rPr>
          <w:rFonts w:ascii="Book Antiqua" w:hAnsi="Book Antiqua"/>
          <w:sz w:val="22"/>
          <w:szCs w:val="22"/>
          <w:rPrChange w:id="519" w:author="Niklas" w:date="2011-02-09T13:16:00Z">
            <w:rPr>
              <w:sz w:val="24"/>
            </w:rPr>
          </w:rPrChange>
        </w:rPr>
        <w:t>klädesdräkt</w:t>
      </w:r>
      <w:proofErr w:type="spellEnd"/>
      <w:r w:rsidRPr="00023073">
        <w:rPr>
          <w:rFonts w:ascii="Book Antiqua" w:hAnsi="Book Antiqua"/>
          <w:sz w:val="22"/>
          <w:szCs w:val="22"/>
          <w:rPrChange w:id="520" w:author="Niklas" w:date="2011-02-09T13:16:00Z">
            <w:rPr>
              <w:sz w:val="24"/>
            </w:rPr>
          </w:rPrChange>
        </w:rPr>
        <w:t xml:space="preserve"> ger ifrån sig ett svagt ljud när den pressas ned mellan stolen och hans tunga kropp.</w:t>
      </w:r>
    </w:p>
    <w:p w:rsidR="006D632F" w:rsidRPr="00023073" w:rsidRDefault="006D632F">
      <w:pPr>
        <w:spacing w:line="276" w:lineRule="auto"/>
        <w:rPr>
          <w:rFonts w:ascii="Book Antiqua" w:hAnsi="Book Antiqua"/>
          <w:sz w:val="22"/>
          <w:szCs w:val="22"/>
          <w:rPrChange w:id="521" w:author="Niklas" w:date="2011-02-09T13:16:00Z">
            <w:rPr>
              <w:sz w:val="24"/>
            </w:rPr>
          </w:rPrChange>
        </w:rPr>
        <w:pPrChange w:id="522" w:author="Niklas" w:date="2011-02-09T13:18:00Z">
          <w:pPr>
            <w:spacing w:line="360" w:lineRule="auto"/>
          </w:pPr>
        </w:pPrChange>
      </w:pPr>
      <w:r w:rsidRPr="00023073">
        <w:rPr>
          <w:rFonts w:ascii="Book Antiqua" w:hAnsi="Book Antiqua"/>
          <w:sz w:val="22"/>
          <w:szCs w:val="22"/>
          <w:rPrChange w:id="523" w:author="Niklas" w:date="2011-02-09T13:16:00Z">
            <w:rPr>
              <w:sz w:val="24"/>
            </w:rPr>
          </w:rPrChange>
        </w:rPr>
        <w:t xml:space="preserve">  Utan att ha öppnat munnen förstår min mecenat att allmosor är anledningen till mitt besök. Än en gång har </w:t>
      </w:r>
      <w:r w:rsidRPr="00023073">
        <w:rPr>
          <w:rFonts w:ascii="Book Antiqua" w:hAnsi="Book Antiqua"/>
          <w:sz w:val="22"/>
          <w:szCs w:val="22"/>
          <w:rPrChange w:id="524" w:author="Niklas" w:date="2011-02-09T13:16:00Z">
            <w:rPr>
              <w:sz w:val="24"/>
            </w:rPr>
          </w:rPrChange>
        </w:rPr>
        <w:lastRenderedPageBreak/>
        <w:t>verklighetens logik tvingat mig i trångmål. En gång tiggare, alltid tiggare.</w:t>
      </w:r>
    </w:p>
    <w:p w:rsidR="006D632F" w:rsidRPr="00023073" w:rsidRDefault="006D632F">
      <w:pPr>
        <w:spacing w:line="276" w:lineRule="auto"/>
        <w:rPr>
          <w:rFonts w:ascii="Book Antiqua" w:hAnsi="Book Antiqua"/>
          <w:sz w:val="22"/>
          <w:szCs w:val="22"/>
          <w:rPrChange w:id="525" w:author="Niklas" w:date="2011-02-09T13:16:00Z">
            <w:rPr>
              <w:sz w:val="24"/>
            </w:rPr>
          </w:rPrChange>
        </w:rPr>
        <w:pPrChange w:id="526" w:author="Niklas" w:date="2011-02-09T13:18:00Z">
          <w:pPr>
            <w:spacing w:line="360" w:lineRule="auto"/>
          </w:pPr>
        </w:pPrChange>
      </w:pPr>
      <w:r w:rsidRPr="00023073">
        <w:rPr>
          <w:rFonts w:ascii="Book Antiqua" w:hAnsi="Book Antiqua"/>
          <w:sz w:val="22"/>
          <w:szCs w:val="22"/>
          <w:rPrChange w:id="527" w:author="Niklas" w:date="2011-02-09T13:16:00Z">
            <w:rPr>
              <w:sz w:val="24"/>
            </w:rPr>
          </w:rPrChange>
        </w:rPr>
        <w:t>– Jag förmodar att pengarna tryter, säger han i förtrolig ton. Det brukar vara anledningen till att ni kommer hit oanmäld.</w:t>
      </w:r>
    </w:p>
    <w:p w:rsidR="006D632F" w:rsidRPr="00023073" w:rsidRDefault="006D632F">
      <w:pPr>
        <w:spacing w:line="276" w:lineRule="auto"/>
        <w:rPr>
          <w:rFonts w:ascii="Book Antiqua" w:hAnsi="Book Antiqua"/>
          <w:sz w:val="22"/>
          <w:szCs w:val="22"/>
          <w:rPrChange w:id="528" w:author="Niklas" w:date="2011-02-09T13:16:00Z">
            <w:rPr>
              <w:sz w:val="24"/>
            </w:rPr>
          </w:rPrChange>
        </w:rPr>
        <w:pPrChange w:id="529" w:author="Niklas" w:date="2011-02-09T13:18:00Z">
          <w:pPr>
            <w:spacing w:line="360" w:lineRule="auto"/>
          </w:pPr>
        </w:pPrChange>
      </w:pPr>
      <w:r w:rsidRPr="00023073">
        <w:rPr>
          <w:rFonts w:ascii="Book Antiqua" w:hAnsi="Book Antiqua"/>
          <w:sz w:val="22"/>
          <w:szCs w:val="22"/>
          <w:rPrChange w:id="530" w:author="Niklas" w:date="2011-02-09T13:16:00Z">
            <w:rPr>
              <w:sz w:val="24"/>
            </w:rPr>
          </w:rPrChange>
        </w:rPr>
        <w:t xml:space="preserve">  Att Emanuel </w:t>
      </w:r>
      <w:del w:id="531" w:author="IT Tekniker" w:date="2011-01-21T15:32:00Z">
        <w:r w:rsidRPr="00023073" w:rsidDel="00385692">
          <w:rPr>
            <w:rFonts w:ascii="Book Antiqua" w:hAnsi="Book Antiqua"/>
            <w:sz w:val="22"/>
            <w:szCs w:val="22"/>
            <w:rPrChange w:id="532" w:author="Niklas" w:date="2011-02-09T13:16:00Z">
              <w:rPr>
                <w:sz w:val="24"/>
              </w:rPr>
            </w:rPrChange>
          </w:rPr>
          <w:delText>använder ni istället för att dua</w:delText>
        </w:r>
      </w:del>
      <w:ins w:id="533" w:author="IT Tekniker" w:date="2011-01-21T15:32:00Z">
        <w:r w:rsidR="00385692" w:rsidRPr="00023073">
          <w:rPr>
            <w:rFonts w:ascii="Book Antiqua" w:hAnsi="Book Antiqua"/>
            <w:sz w:val="22"/>
            <w:szCs w:val="22"/>
            <w:rPrChange w:id="534" w:author="Niklas" w:date="2011-02-09T13:16:00Z">
              <w:rPr>
                <w:sz w:val="24"/>
              </w:rPr>
            </w:rPrChange>
          </w:rPr>
          <w:t>niar</w:t>
        </w:r>
      </w:ins>
      <w:r w:rsidRPr="00023073">
        <w:rPr>
          <w:rFonts w:ascii="Book Antiqua" w:hAnsi="Book Antiqua"/>
          <w:sz w:val="22"/>
          <w:szCs w:val="22"/>
          <w:rPrChange w:id="535" w:author="Niklas" w:date="2011-02-09T13:16:00Z">
            <w:rPr>
              <w:sz w:val="24"/>
            </w:rPr>
          </w:rPrChange>
        </w:rPr>
        <w:t xml:space="preserve"> mig tar jag som ett tecken på att han fortfarande </w:t>
      </w:r>
      <w:del w:id="536" w:author="IT Tekniker" w:date="2011-01-21T15:32:00Z">
        <w:r w:rsidRPr="00023073" w:rsidDel="00385692">
          <w:rPr>
            <w:rFonts w:ascii="Book Antiqua" w:hAnsi="Book Antiqua"/>
            <w:sz w:val="22"/>
            <w:szCs w:val="22"/>
            <w:rPrChange w:id="537" w:author="Niklas" w:date="2011-02-09T13:16:00Z">
              <w:rPr>
                <w:sz w:val="24"/>
              </w:rPr>
            </w:rPrChange>
          </w:rPr>
          <w:delText>tar mig på allvar</w:delText>
        </w:r>
      </w:del>
      <w:ins w:id="538" w:author="IT Tekniker" w:date="2011-01-21T15:32:00Z">
        <w:r w:rsidR="00385692" w:rsidRPr="00023073">
          <w:rPr>
            <w:rFonts w:ascii="Book Antiqua" w:hAnsi="Book Antiqua"/>
            <w:sz w:val="22"/>
            <w:szCs w:val="22"/>
            <w:rPrChange w:id="539" w:author="Niklas" w:date="2011-02-09T13:16:00Z">
              <w:rPr>
                <w:sz w:val="24"/>
              </w:rPr>
            </w:rPrChange>
          </w:rPr>
          <w:t>vill visa mig respekt</w:t>
        </w:r>
      </w:ins>
      <w:ins w:id="540" w:author="IT Tekniker" w:date="2011-01-21T15:33:00Z">
        <w:r w:rsidR="00385692" w:rsidRPr="00023073">
          <w:rPr>
            <w:rFonts w:ascii="Book Antiqua" w:hAnsi="Book Antiqua"/>
            <w:sz w:val="22"/>
            <w:szCs w:val="22"/>
            <w:rPrChange w:id="541" w:author="Niklas" w:date="2011-02-09T13:16:00Z">
              <w:rPr>
                <w:sz w:val="24"/>
              </w:rPr>
            </w:rPrChange>
          </w:rPr>
          <w:t xml:space="preserve"> och uppskattning</w:t>
        </w:r>
      </w:ins>
      <w:r w:rsidRPr="00023073">
        <w:rPr>
          <w:rFonts w:ascii="Book Antiqua" w:hAnsi="Book Antiqua"/>
          <w:sz w:val="22"/>
          <w:szCs w:val="22"/>
          <w:rPrChange w:id="542" w:author="Niklas" w:date="2011-02-09T13:16:00Z">
            <w:rPr>
              <w:sz w:val="24"/>
            </w:rPr>
          </w:rPrChange>
        </w:rPr>
        <w:t>. Eller är det ett sätt att vara formell eftersom det var en tid sedan vi sågs?</w:t>
      </w:r>
    </w:p>
    <w:p w:rsidR="006D632F" w:rsidRPr="00023073" w:rsidRDefault="006D632F">
      <w:pPr>
        <w:spacing w:line="276" w:lineRule="auto"/>
        <w:rPr>
          <w:rFonts w:ascii="Book Antiqua" w:hAnsi="Book Antiqua"/>
          <w:sz w:val="22"/>
          <w:szCs w:val="22"/>
          <w:rPrChange w:id="543" w:author="Niklas" w:date="2011-02-09T13:16:00Z">
            <w:rPr>
              <w:sz w:val="24"/>
            </w:rPr>
          </w:rPrChange>
        </w:rPr>
        <w:pPrChange w:id="544" w:author="Niklas" w:date="2011-02-09T13:18:00Z">
          <w:pPr>
            <w:spacing w:line="360" w:lineRule="auto"/>
          </w:pPr>
        </w:pPrChange>
      </w:pPr>
      <w:r w:rsidRPr="00023073">
        <w:rPr>
          <w:rFonts w:ascii="Book Antiqua" w:hAnsi="Book Antiqua"/>
          <w:sz w:val="22"/>
          <w:szCs w:val="22"/>
          <w:rPrChange w:id="545" w:author="Niklas" w:date="2011-02-09T13:16:00Z">
            <w:rPr>
              <w:sz w:val="24"/>
            </w:rPr>
          </w:rPrChange>
        </w:rPr>
        <w:t>– Det är lite skralt just nu, medger jag. Omständigheterna har inte varit de mest gynnsamma måste jag erkänna, men samtidigt finns det ingen anledning att misströsta.</w:t>
      </w:r>
    </w:p>
    <w:p w:rsidR="006D632F" w:rsidRPr="00023073" w:rsidRDefault="006D632F">
      <w:pPr>
        <w:spacing w:line="276" w:lineRule="auto"/>
        <w:rPr>
          <w:rFonts w:ascii="Book Antiqua" w:hAnsi="Book Antiqua"/>
          <w:sz w:val="22"/>
          <w:szCs w:val="22"/>
          <w:rPrChange w:id="546" w:author="Niklas" w:date="2011-02-09T13:16:00Z">
            <w:rPr>
              <w:sz w:val="24"/>
            </w:rPr>
          </w:rPrChange>
        </w:rPr>
        <w:pPrChange w:id="547" w:author="Niklas" w:date="2011-02-09T13:18:00Z">
          <w:pPr>
            <w:spacing w:line="360" w:lineRule="auto"/>
          </w:pPr>
        </w:pPrChange>
      </w:pPr>
      <w:r w:rsidRPr="00023073">
        <w:rPr>
          <w:rFonts w:ascii="Book Antiqua" w:hAnsi="Book Antiqua"/>
          <w:sz w:val="22"/>
          <w:szCs w:val="22"/>
          <w:rPrChange w:id="548" w:author="Niklas" w:date="2011-02-09T13:16:00Z">
            <w:rPr>
              <w:sz w:val="24"/>
            </w:rPr>
          </w:rPrChange>
        </w:rPr>
        <w:t>– Det får vi verkligen hoppas. Det får inte gå för lång tid mellan varven. Vad gäller ditt uppdrag, alltså.</w:t>
      </w:r>
    </w:p>
    <w:p w:rsidR="006D632F" w:rsidRPr="00023073" w:rsidRDefault="006D632F">
      <w:pPr>
        <w:spacing w:line="276" w:lineRule="auto"/>
        <w:rPr>
          <w:rFonts w:ascii="Book Antiqua" w:hAnsi="Book Antiqua"/>
          <w:sz w:val="22"/>
          <w:szCs w:val="22"/>
          <w:rPrChange w:id="549" w:author="Niklas" w:date="2011-02-09T13:16:00Z">
            <w:rPr>
              <w:sz w:val="24"/>
            </w:rPr>
          </w:rPrChange>
        </w:rPr>
        <w:pPrChange w:id="550" w:author="Niklas" w:date="2011-02-09T13:18:00Z">
          <w:pPr>
            <w:spacing w:line="360" w:lineRule="auto"/>
          </w:pPr>
        </w:pPrChange>
      </w:pPr>
      <w:r w:rsidRPr="00023073">
        <w:rPr>
          <w:rFonts w:ascii="Book Antiqua" w:hAnsi="Book Antiqua"/>
          <w:sz w:val="22"/>
          <w:szCs w:val="22"/>
          <w:rPrChange w:id="551" w:author="Niklas" w:date="2011-02-09T13:16:00Z">
            <w:rPr>
              <w:sz w:val="24"/>
            </w:rPr>
          </w:rPrChange>
        </w:rPr>
        <w:t xml:space="preserve">  Emanuel gör en klädsam paus. Ju längre jag betraktar honom under tystnad, desto djupare blir avgrunden mellan oss.</w:t>
      </w:r>
    </w:p>
    <w:p w:rsidR="006D632F" w:rsidRPr="00023073" w:rsidRDefault="006D632F">
      <w:pPr>
        <w:spacing w:line="276" w:lineRule="auto"/>
        <w:rPr>
          <w:rFonts w:ascii="Book Antiqua" w:hAnsi="Book Antiqua"/>
          <w:sz w:val="22"/>
          <w:szCs w:val="22"/>
          <w:rPrChange w:id="552" w:author="Niklas" w:date="2011-02-09T13:16:00Z">
            <w:rPr>
              <w:sz w:val="24"/>
            </w:rPr>
          </w:rPrChange>
        </w:rPr>
        <w:pPrChange w:id="553" w:author="Niklas" w:date="2011-02-09T13:18:00Z">
          <w:pPr>
            <w:spacing w:line="360" w:lineRule="auto"/>
          </w:pPr>
        </w:pPrChange>
      </w:pPr>
      <w:r w:rsidRPr="00023073">
        <w:rPr>
          <w:rFonts w:ascii="Book Antiqua" w:hAnsi="Book Antiqua"/>
          <w:sz w:val="22"/>
          <w:szCs w:val="22"/>
          <w:rPrChange w:id="554" w:author="Niklas" w:date="2011-02-09T13:16:00Z">
            <w:rPr>
              <w:sz w:val="24"/>
            </w:rPr>
          </w:rPrChange>
        </w:rPr>
        <w:t xml:space="preserve">– Har jag förresten berättat om min senaste resa? Inte? Det finns många spännande händelser jag skulle vilja dela med er, men jag ska hålla mig till det mest intressanta då det hela faktiskt är av </w:t>
      </w:r>
      <w:ins w:id="555" w:author="IT Tekniker" w:date="2011-01-21T15:33:00Z">
        <w:r w:rsidR="00385692" w:rsidRPr="00023073">
          <w:rPr>
            <w:rFonts w:ascii="Book Antiqua" w:hAnsi="Book Antiqua"/>
            <w:sz w:val="22"/>
            <w:szCs w:val="22"/>
            <w:rPrChange w:id="556" w:author="Niklas" w:date="2011-02-09T13:16:00Z">
              <w:rPr>
                <w:sz w:val="24"/>
              </w:rPr>
            </w:rPrChange>
          </w:rPr>
          <w:t xml:space="preserve">särskilt </w:t>
        </w:r>
      </w:ins>
      <w:r w:rsidRPr="00023073">
        <w:rPr>
          <w:rFonts w:ascii="Book Antiqua" w:hAnsi="Book Antiqua"/>
          <w:sz w:val="22"/>
          <w:szCs w:val="22"/>
          <w:rPrChange w:id="557" w:author="Niklas" w:date="2011-02-09T13:16:00Z">
            <w:rPr>
              <w:sz w:val="24"/>
            </w:rPr>
          </w:rPrChange>
        </w:rPr>
        <w:t>intresse för er.</w:t>
      </w:r>
    </w:p>
    <w:p w:rsidR="006D632F" w:rsidRPr="00023073" w:rsidRDefault="006D632F">
      <w:pPr>
        <w:spacing w:line="276" w:lineRule="auto"/>
        <w:rPr>
          <w:rFonts w:ascii="Book Antiqua" w:hAnsi="Book Antiqua"/>
          <w:sz w:val="22"/>
          <w:szCs w:val="22"/>
          <w:rPrChange w:id="558" w:author="Niklas" w:date="2011-02-09T13:16:00Z">
            <w:rPr>
              <w:sz w:val="24"/>
            </w:rPr>
          </w:rPrChange>
        </w:rPr>
        <w:pPrChange w:id="559" w:author="Niklas" w:date="2011-02-09T13:18:00Z">
          <w:pPr>
            <w:spacing w:line="360" w:lineRule="auto"/>
          </w:pPr>
        </w:pPrChange>
      </w:pPr>
      <w:r w:rsidRPr="00023073">
        <w:rPr>
          <w:rFonts w:ascii="Book Antiqua" w:hAnsi="Book Antiqua"/>
          <w:sz w:val="22"/>
          <w:szCs w:val="22"/>
          <w:rPrChange w:id="560" w:author="Niklas" w:date="2011-02-09T13:16:00Z">
            <w:rPr>
              <w:sz w:val="24"/>
            </w:rPr>
          </w:rPrChange>
        </w:rPr>
        <w:t xml:space="preserve">  Jag nickar uppmärksamt och låter honom fortsätta. Emanuel gör ännu en paus. Han är högfärdig som en påfågel och dum som en kyckling.</w:t>
      </w:r>
    </w:p>
    <w:p w:rsidR="006D632F" w:rsidRPr="00023073" w:rsidRDefault="006D632F">
      <w:pPr>
        <w:spacing w:line="276" w:lineRule="auto"/>
        <w:rPr>
          <w:rFonts w:ascii="Book Antiqua" w:hAnsi="Book Antiqua"/>
          <w:sz w:val="22"/>
          <w:szCs w:val="22"/>
          <w:rPrChange w:id="561" w:author="Niklas" w:date="2011-02-09T13:16:00Z">
            <w:rPr>
              <w:sz w:val="24"/>
            </w:rPr>
          </w:rPrChange>
        </w:rPr>
        <w:pPrChange w:id="562" w:author="Niklas" w:date="2011-02-09T13:18:00Z">
          <w:pPr>
            <w:spacing w:line="360" w:lineRule="auto"/>
          </w:pPr>
        </w:pPrChange>
      </w:pPr>
      <w:del w:id="563" w:author="Niklas Dahlman" w:date="2010-03-09T14:14:00Z">
        <w:r w:rsidRPr="00023073" w:rsidDel="00CC4ACF">
          <w:rPr>
            <w:rFonts w:ascii="Book Antiqua" w:hAnsi="Book Antiqua"/>
            <w:sz w:val="22"/>
            <w:szCs w:val="22"/>
            <w:rPrChange w:id="564" w:author="Niklas" w:date="2011-02-09T13:16:00Z">
              <w:rPr>
                <w:sz w:val="24"/>
              </w:rPr>
            </w:rPrChange>
          </w:rPr>
          <w:delText>.</w:delText>
        </w:r>
      </w:del>
      <w:r w:rsidRPr="00023073">
        <w:rPr>
          <w:rFonts w:ascii="Book Antiqua" w:hAnsi="Book Antiqua"/>
          <w:sz w:val="22"/>
          <w:szCs w:val="22"/>
          <w:rPrChange w:id="565" w:author="Niklas" w:date="2011-02-09T13:16:00Z">
            <w:rPr>
              <w:sz w:val="24"/>
            </w:rPr>
          </w:rPrChange>
        </w:rPr>
        <w:t xml:space="preserve">– Jag och Amelie bestämde oss under hösten för att besöka en gemensam vän, och till sist bokade vi en </w:t>
      </w:r>
      <w:r w:rsidRPr="00023073">
        <w:rPr>
          <w:rFonts w:ascii="Book Antiqua" w:hAnsi="Book Antiqua"/>
          <w:sz w:val="22"/>
          <w:szCs w:val="22"/>
          <w:rPrChange w:id="566" w:author="Niklas" w:date="2011-02-09T13:16:00Z">
            <w:rPr>
              <w:sz w:val="24"/>
            </w:rPr>
          </w:rPrChange>
        </w:rPr>
        <w:lastRenderedPageBreak/>
        <w:t xml:space="preserve">tågkupé och reste dithän. Under färden utspelade </w:t>
      </w:r>
      <w:del w:id="567" w:author="IT Tekniker" w:date="2011-01-21T15:33:00Z">
        <w:r w:rsidRPr="00023073" w:rsidDel="00385692">
          <w:rPr>
            <w:rFonts w:ascii="Book Antiqua" w:hAnsi="Book Antiqua"/>
            <w:sz w:val="22"/>
            <w:szCs w:val="22"/>
            <w:rPrChange w:id="568" w:author="Niklas" w:date="2011-02-09T13:16:00Z">
              <w:rPr>
                <w:sz w:val="24"/>
              </w:rPr>
            </w:rPrChange>
          </w:rPr>
          <w:delText xml:space="preserve">det </w:delText>
        </w:r>
      </w:del>
      <w:r w:rsidRPr="00023073">
        <w:rPr>
          <w:rFonts w:ascii="Book Antiqua" w:hAnsi="Book Antiqua"/>
          <w:sz w:val="22"/>
          <w:szCs w:val="22"/>
          <w:rPrChange w:id="569" w:author="Niklas" w:date="2011-02-09T13:16:00Z">
            <w:rPr>
              <w:sz w:val="24"/>
            </w:rPr>
          </w:rPrChange>
        </w:rPr>
        <w:t>sig ett i alla avseenden besynnerligt scenario. Vi delade kupé med en man från Böhmen som vi blev på god fot med efter ett slag. Eftersom resan skulle ta nästan två dygn föll det sig naturligt att byta några ord, och det visade sig att han även var en bekant till er.</w:t>
      </w:r>
    </w:p>
    <w:p w:rsidR="006D632F" w:rsidRPr="00023073" w:rsidRDefault="006D632F">
      <w:pPr>
        <w:spacing w:line="276" w:lineRule="auto"/>
        <w:rPr>
          <w:rFonts w:ascii="Book Antiqua" w:hAnsi="Book Antiqua"/>
          <w:sz w:val="22"/>
          <w:szCs w:val="22"/>
          <w:rPrChange w:id="570" w:author="Niklas" w:date="2011-02-09T13:16:00Z">
            <w:rPr>
              <w:sz w:val="24"/>
            </w:rPr>
          </w:rPrChange>
        </w:rPr>
        <w:pPrChange w:id="571" w:author="Niklas" w:date="2011-02-09T13:18:00Z">
          <w:pPr>
            <w:spacing w:line="360" w:lineRule="auto"/>
          </w:pPr>
        </w:pPrChange>
      </w:pPr>
      <w:r w:rsidRPr="00023073">
        <w:rPr>
          <w:rFonts w:ascii="Book Antiqua" w:hAnsi="Book Antiqua"/>
          <w:sz w:val="22"/>
          <w:szCs w:val="22"/>
          <w:rPrChange w:id="572" w:author="Niklas" w:date="2011-02-09T13:16:00Z">
            <w:rPr>
              <w:sz w:val="24"/>
            </w:rPr>
          </w:rPrChange>
        </w:rPr>
        <w:t>– Det var anmärkningsvärt. Vad hette mannen?</w:t>
      </w:r>
    </w:p>
    <w:p w:rsidR="006D632F" w:rsidRPr="00023073" w:rsidRDefault="006D632F">
      <w:pPr>
        <w:spacing w:line="276" w:lineRule="auto"/>
        <w:rPr>
          <w:rFonts w:ascii="Book Antiqua" w:hAnsi="Book Antiqua"/>
          <w:sz w:val="22"/>
          <w:szCs w:val="22"/>
          <w:rPrChange w:id="573" w:author="Niklas" w:date="2011-02-09T13:16:00Z">
            <w:rPr>
              <w:sz w:val="24"/>
            </w:rPr>
          </w:rPrChange>
        </w:rPr>
        <w:pPrChange w:id="574" w:author="Niklas" w:date="2011-02-09T13:18:00Z">
          <w:pPr>
            <w:spacing w:line="360" w:lineRule="auto"/>
          </w:pPr>
        </w:pPrChange>
      </w:pPr>
      <w:r w:rsidRPr="00023073">
        <w:rPr>
          <w:rFonts w:ascii="Book Antiqua" w:hAnsi="Book Antiqua"/>
          <w:sz w:val="22"/>
          <w:szCs w:val="22"/>
          <w:rPrChange w:id="575" w:author="Niklas" w:date="2011-02-09T13:16:00Z">
            <w:rPr>
              <w:sz w:val="24"/>
            </w:rPr>
          </w:rPrChange>
        </w:rPr>
        <w:t>– Han berättade för oss att han hade några vänner här. Innan jag hann säga något, och jag hade verkligen inte tänkt lämna ut dig min käre vän, började han mer eller mindre räkna upp namnen på de han sade sig känna. Det var en hel del personer kan jag säga dig, och bland alla dessa namn var ditt det enda jag kände igen. Eftersom en gemensam bekant alltid är ett tacksamt samtalsämne talade jag om för honom att vi känner varandra.</w:t>
      </w:r>
    </w:p>
    <w:p w:rsidR="006D632F" w:rsidRPr="00023073" w:rsidRDefault="006D632F">
      <w:pPr>
        <w:spacing w:line="276" w:lineRule="auto"/>
        <w:rPr>
          <w:rFonts w:ascii="Book Antiqua" w:hAnsi="Book Antiqua"/>
          <w:sz w:val="22"/>
          <w:szCs w:val="22"/>
          <w:rPrChange w:id="576" w:author="Niklas" w:date="2011-02-09T13:16:00Z">
            <w:rPr>
              <w:sz w:val="24"/>
            </w:rPr>
          </w:rPrChange>
        </w:rPr>
        <w:pPrChange w:id="577" w:author="Niklas" w:date="2011-02-09T13:18:00Z">
          <w:pPr>
            <w:spacing w:line="360" w:lineRule="auto"/>
          </w:pPr>
        </w:pPrChange>
      </w:pPr>
      <w:r w:rsidRPr="00023073">
        <w:rPr>
          <w:rFonts w:ascii="Book Antiqua" w:hAnsi="Book Antiqua"/>
          <w:sz w:val="22"/>
          <w:szCs w:val="22"/>
          <w:rPrChange w:id="578" w:author="Niklas" w:date="2011-02-09T13:16:00Z">
            <w:rPr>
              <w:sz w:val="24"/>
            </w:rPr>
          </w:rPrChange>
        </w:rPr>
        <w:t xml:space="preserve">– Visst. Men vad hette mannen? </w:t>
      </w:r>
    </w:p>
    <w:p w:rsidR="006D632F" w:rsidRPr="00023073" w:rsidRDefault="006D632F">
      <w:pPr>
        <w:spacing w:line="276" w:lineRule="auto"/>
        <w:rPr>
          <w:rFonts w:ascii="Book Antiqua" w:hAnsi="Book Antiqua"/>
          <w:sz w:val="22"/>
          <w:szCs w:val="22"/>
          <w:rPrChange w:id="579" w:author="Niklas" w:date="2011-02-09T13:16:00Z">
            <w:rPr>
              <w:sz w:val="24"/>
            </w:rPr>
          </w:rPrChange>
        </w:rPr>
        <w:pPrChange w:id="580" w:author="Niklas" w:date="2011-02-09T13:18:00Z">
          <w:pPr>
            <w:spacing w:line="360" w:lineRule="auto"/>
          </w:pPr>
        </w:pPrChange>
      </w:pPr>
      <w:r w:rsidRPr="00023073">
        <w:rPr>
          <w:rFonts w:ascii="Book Antiqua" w:hAnsi="Book Antiqua"/>
          <w:sz w:val="22"/>
          <w:szCs w:val="22"/>
          <w:rPrChange w:id="581" w:author="Niklas" w:date="2011-02-09T13:16:00Z">
            <w:rPr>
              <w:sz w:val="24"/>
            </w:rPr>
          </w:rPrChange>
        </w:rPr>
        <w:t>– Karl, svarar Emanuel kort och med en min som låter meddela att han gärna sett att jag undvikit att fråga.</w:t>
      </w:r>
    </w:p>
    <w:p w:rsidR="006D632F" w:rsidRPr="00023073" w:rsidRDefault="006D632F">
      <w:pPr>
        <w:spacing w:line="276" w:lineRule="auto"/>
        <w:rPr>
          <w:rFonts w:ascii="Book Antiqua" w:hAnsi="Book Antiqua"/>
          <w:sz w:val="22"/>
          <w:szCs w:val="22"/>
          <w:rPrChange w:id="582" w:author="Niklas" w:date="2011-02-09T13:16:00Z">
            <w:rPr>
              <w:sz w:val="24"/>
            </w:rPr>
          </w:rPrChange>
        </w:rPr>
        <w:pPrChange w:id="583" w:author="Niklas" w:date="2011-02-09T13:18:00Z">
          <w:pPr>
            <w:spacing w:line="360" w:lineRule="auto"/>
          </w:pPr>
        </w:pPrChange>
      </w:pPr>
      <w:r w:rsidRPr="00023073">
        <w:rPr>
          <w:rFonts w:ascii="Book Antiqua" w:hAnsi="Book Antiqua"/>
          <w:sz w:val="22"/>
          <w:szCs w:val="22"/>
          <w:rPrChange w:id="584" w:author="Niklas" w:date="2011-02-09T13:16:00Z">
            <w:rPr>
              <w:sz w:val="24"/>
            </w:rPr>
          </w:rPrChange>
        </w:rPr>
        <w:t xml:space="preserve">– Efternamnet? kontrar jag argt, som om jag kastade ur mig </w:t>
      </w:r>
      <w:del w:id="585" w:author="IT Tekniker" w:date="2011-01-21T15:33:00Z">
        <w:r w:rsidRPr="00023073" w:rsidDel="00385692">
          <w:rPr>
            <w:rFonts w:ascii="Book Antiqua" w:hAnsi="Book Antiqua"/>
            <w:sz w:val="22"/>
            <w:szCs w:val="22"/>
            <w:rPrChange w:id="586" w:author="Niklas" w:date="2011-02-09T13:16:00Z">
              <w:rPr>
                <w:sz w:val="24"/>
              </w:rPr>
            </w:rPrChange>
          </w:rPr>
          <w:delText xml:space="preserve">ett </w:delText>
        </w:r>
      </w:del>
      <w:r w:rsidRPr="00023073">
        <w:rPr>
          <w:rFonts w:ascii="Book Antiqua" w:hAnsi="Book Antiqua"/>
          <w:sz w:val="22"/>
          <w:szCs w:val="22"/>
          <w:rPrChange w:id="587" w:author="Niklas" w:date="2011-02-09T13:16:00Z">
            <w:rPr>
              <w:sz w:val="24"/>
            </w:rPr>
          </w:rPrChange>
        </w:rPr>
        <w:t>ett näsvist påstående. Emanuel vrider på sig och suger eftertänksamt på tungan.</w:t>
      </w:r>
    </w:p>
    <w:p w:rsidR="006D632F" w:rsidRPr="00023073" w:rsidRDefault="006D632F">
      <w:pPr>
        <w:spacing w:line="276" w:lineRule="auto"/>
        <w:rPr>
          <w:rFonts w:ascii="Book Antiqua" w:hAnsi="Book Antiqua"/>
          <w:sz w:val="22"/>
          <w:szCs w:val="22"/>
          <w:rPrChange w:id="588" w:author="Niklas" w:date="2011-02-09T13:16:00Z">
            <w:rPr>
              <w:sz w:val="24"/>
            </w:rPr>
          </w:rPrChange>
        </w:rPr>
        <w:pPrChange w:id="589" w:author="Niklas" w:date="2011-02-09T13:18:00Z">
          <w:pPr>
            <w:spacing w:line="360" w:lineRule="auto"/>
          </w:pPr>
        </w:pPrChange>
      </w:pPr>
      <w:r w:rsidRPr="00023073">
        <w:rPr>
          <w:rFonts w:ascii="Book Antiqua" w:hAnsi="Book Antiqua"/>
          <w:sz w:val="22"/>
          <w:szCs w:val="22"/>
          <w:rPrChange w:id="590" w:author="Niklas" w:date="2011-02-09T13:16:00Z">
            <w:rPr>
              <w:sz w:val="24"/>
            </w:rPr>
          </w:rPrChange>
        </w:rPr>
        <w:t xml:space="preserve">– Det sa han aldrig. Jag kan inte minnas att han någonsin nämnde det. Men han såg väldigt speciell ut. </w:t>
      </w:r>
    </w:p>
    <w:p w:rsidR="006D632F" w:rsidRPr="00023073" w:rsidRDefault="006D632F">
      <w:pPr>
        <w:spacing w:line="276" w:lineRule="auto"/>
        <w:rPr>
          <w:rFonts w:ascii="Book Antiqua" w:hAnsi="Book Antiqua"/>
          <w:sz w:val="22"/>
          <w:szCs w:val="22"/>
          <w:rPrChange w:id="591" w:author="Niklas" w:date="2011-02-09T13:16:00Z">
            <w:rPr>
              <w:sz w:val="24"/>
            </w:rPr>
          </w:rPrChange>
        </w:rPr>
        <w:pPrChange w:id="592" w:author="Niklas" w:date="2011-02-09T13:18:00Z">
          <w:pPr>
            <w:spacing w:line="360" w:lineRule="auto"/>
          </w:pPr>
        </w:pPrChange>
      </w:pPr>
      <w:r w:rsidRPr="00023073">
        <w:rPr>
          <w:rFonts w:ascii="Book Antiqua" w:hAnsi="Book Antiqua"/>
          <w:sz w:val="22"/>
          <w:szCs w:val="22"/>
          <w:rPrChange w:id="593" w:author="Niklas" w:date="2011-02-09T13:16:00Z">
            <w:rPr>
              <w:sz w:val="24"/>
            </w:rPr>
          </w:rPrChange>
        </w:rPr>
        <w:t xml:space="preserve">– Hurdå speciell? </w:t>
      </w:r>
    </w:p>
    <w:p w:rsidR="006D632F" w:rsidRPr="00023073" w:rsidRDefault="006D632F">
      <w:pPr>
        <w:spacing w:line="276" w:lineRule="auto"/>
        <w:rPr>
          <w:rFonts w:ascii="Book Antiqua" w:hAnsi="Book Antiqua"/>
          <w:sz w:val="22"/>
          <w:szCs w:val="22"/>
          <w:rPrChange w:id="594" w:author="Niklas" w:date="2011-02-09T13:16:00Z">
            <w:rPr>
              <w:sz w:val="24"/>
            </w:rPr>
          </w:rPrChange>
        </w:rPr>
        <w:pPrChange w:id="595" w:author="Niklas" w:date="2011-02-09T13:18:00Z">
          <w:pPr>
            <w:spacing w:line="360" w:lineRule="auto"/>
          </w:pPr>
        </w:pPrChange>
      </w:pPr>
      <w:r w:rsidRPr="00023073">
        <w:rPr>
          <w:rFonts w:ascii="Book Antiqua" w:hAnsi="Book Antiqua"/>
          <w:sz w:val="22"/>
          <w:szCs w:val="22"/>
          <w:rPrChange w:id="596" w:author="Niklas" w:date="2011-02-09T13:16:00Z">
            <w:rPr>
              <w:sz w:val="24"/>
            </w:rPr>
          </w:rPrChange>
        </w:rPr>
        <w:t>Nyfikenheten stegras inom mig, och det är Emanuels vaga sätt att uttrycka sig som håller mig på halstret. Att han inte kan tala ur skägget!</w:t>
      </w:r>
    </w:p>
    <w:p w:rsidR="006D632F" w:rsidRPr="00023073" w:rsidDel="00385692" w:rsidRDefault="006D632F">
      <w:pPr>
        <w:spacing w:line="276" w:lineRule="auto"/>
        <w:rPr>
          <w:del w:id="597" w:author="IT Tekniker" w:date="2011-01-21T15:34:00Z"/>
          <w:rFonts w:ascii="Book Antiqua" w:hAnsi="Book Antiqua"/>
          <w:sz w:val="22"/>
          <w:szCs w:val="22"/>
          <w:rPrChange w:id="598" w:author="Niklas" w:date="2011-02-09T13:16:00Z">
            <w:rPr>
              <w:del w:id="599" w:author="IT Tekniker" w:date="2011-01-21T15:34:00Z"/>
              <w:sz w:val="24"/>
            </w:rPr>
          </w:rPrChange>
        </w:rPr>
        <w:pPrChange w:id="600" w:author="Niklas" w:date="2011-02-09T13:18:00Z">
          <w:pPr>
            <w:spacing w:line="360" w:lineRule="auto"/>
          </w:pPr>
        </w:pPrChange>
      </w:pPr>
      <w:r w:rsidRPr="00023073">
        <w:rPr>
          <w:rFonts w:ascii="Book Antiqua" w:hAnsi="Book Antiqua"/>
          <w:sz w:val="22"/>
          <w:szCs w:val="22"/>
          <w:rPrChange w:id="601" w:author="Niklas" w:date="2011-02-09T13:16:00Z">
            <w:rPr>
              <w:sz w:val="24"/>
            </w:rPr>
          </w:rPrChange>
        </w:rPr>
        <w:lastRenderedPageBreak/>
        <w:t>– Han hade osedvanligt avlångt huvud. På längden var det enormt, säkert tio tum mellan hakspetsen och ögonen. Och absolut inte bred. Kanske till och med det smalaste huvud jag någonsin sett. Torrt, gropigt och smalt.</w:t>
      </w:r>
    </w:p>
    <w:p w:rsidR="006D632F" w:rsidRPr="00023073" w:rsidRDefault="006D632F">
      <w:pPr>
        <w:spacing w:line="276" w:lineRule="auto"/>
        <w:rPr>
          <w:rFonts w:ascii="Book Antiqua" w:hAnsi="Book Antiqua"/>
          <w:sz w:val="22"/>
          <w:szCs w:val="22"/>
          <w:rPrChange w:id="602" w:author="Niklas" w:date="2011-02-09T13:16:00Z">
            <w:rPr>
              <w:sz w:val="24"/>
            </w:rPr>
          </w:rPrChange>
        </w:rPr>
        <w:pPrChange w:id="603" w:author="Niklas" w:date="2011-02-09T13:18:00Z">
          <w:pPr>
            <w:spacing w:line="360" w:lineRule="auto"/>
          </w:pPr>
        </w:pPrChange>
      </w:pPr>
      <w:del w:id="604" w:author="IT Tekniker" w:date="2011-01-21T15:34:00Z">
        <w:r w:rsidRPr="00023073" w:rsidDel="00385692">
          <w:rPr>
            <w:rFonts w:ascii="Book Antiqua" w:hAnsi="Book Antiqua"/>
            <w:sz w:val="22"/>
            <w:szCs w:val="22"/>
            <w:rPrChange w:id="605" w:author="Niklas" w:date="2011-02-09T13:16:00Z">
              <w:rPr>
                <w:sz w:val="24"/>
              </w:rPr>
            </w:rPrChange>
          </w:rPr>
          <w:delText xml:space="preserve">   Hur skulle han kunna vara en bekant till mig? Jag känner ingen med det namnet och kan heller inte dra mig till minnes att jag träffat någon som stämmer in på den beskrivningen.</w:delText>
        </w:r>
      </w:del>
    </w:p>
    <w:p w:rsidR="006D632F" w:rsidRPr="00023073" w:rsidRDefault="006D632F">
      <w:pPr>
        <w:spacing w:line="276" w:lineRule="auto"/>
        <w:rPr>
          <w:rFonts w:ascii="Book Antiqua" w:hAnsi="Book Antiqua"/>
          <w:sz w:val="22"/>
          <w:szCs w:val="22"/>
          <w:rPrChange w:id="606" w:author="Niklas" w:date="2011-02-09T13:16:00Z">
            <w:rPr>
              <w:sz w:val="24"/>
            </w:rPr>
          </w:rPrChange>
        </w:rPr>
        <w:pPrChange w:id="607" w:author="Niklas" w:date="2011-02-09T13:18:00Z">
          <w:pPr>
            <w:spacing w:line="360" w:lineRule="auto"/>
          </w:pPr>
        </w:pPrChange>
      </w:pPr>
      <w:r w:rsidRPr="00023073">
        <w:rPr>
          <w:rFonts w:ascii="Book Antiqua" w:hAnsi="Book Antiqua"/>
          <w:sz w:val="22"/>
          <w:szCs w:val="22"/>
          <w:rPrChange w:id="608" w:author="Niklas" w:date="2011-02-09T13:16:00Z">
            <w:rPr>
              <w:sz w:val="24"/>
            </w:rPr>
          </w:rPrChange>
        </w:rPr>
        <w:t xml:space="preserve">– Emanuel, den här människan du beskriver har jag aldrig träffat. Det hela måste vara ett misstag, eller så har den där Karl spelat dig ett spratt. </w:t>
      </w:r>
    </w:p>
    <w:p w:rsidR="006D632F" w:rsidRPr="00023073" w:rsidRDefault="006D632F">
      <w:pPr>
        <w:spacing w:line="276" w:lineRule="auto"/>
        <w:rPr>
          <w:rFonts w:ascii="Book Antiqua" w:hAnsi="Book Antiqua"/>
          <w:sz w:val="22"/>
          <w:szCs w:val="22"/>
          <w:rPrChange w:id="609" w:author="Niklas" w:date="2011-02-09T13:16:00Z">
            <w:rPr>
              <w:sz w:val="24"/>
            </w:rPr>
          </w:rPrChange>
        </w:rPr>
        <w:pPrChange w:id="610" w:author="Niklas" w:date="2011-02-09T13:18:00Z">
          <w:pPr>
            <w:spacing w:line="360" w:lineRule="auto"/>
          </w:pPr>
        </w:pPrChange>
      </w:pPr>
      <w:r w:rsidRPr="00023073">
        <w:rPr>
          <w:rFonts w:ascii="Book Antiqua" w:hAnsi="Book Antiqua"/>
          <w:sz w:val="22"/>
          <w:szCs w:val="22"/>
          <w:rPrChange w:id="611" w:author="Niklas" w:date="2011-02-09T13:16:00Z">
            <w:rPr>
              <w:sz w:val="24"/>
            </w:rPr>
          </w:rPrChange>
        </w:rPr>
        <w:t>– Nej, det tror jag verkligen inte. Varför skulle han vilja göra det? Det är nog snarare så att minnet sviker dig, min käre vän. På samma sätt som vår fantasi skapar spöken och vidunder kan ett bekant namn eller ansikte plötsligt försvinna ur minnet. Men bry dig inte om det. Det spelar ju ingen roll. Karl sade inget anmärkningsvärt, och eftersom du är oklanderlig finns ingenting att frukta. Dessutom talade vi inte om dig, utan bara konstaterade att vi hade en gemensam bekant.</w:t>
      </w:r>
    </w:p>
    <w:p w:rsidR="006D632F" w:rsidRPr="00023073" w:rsidRDefault="006D632F">
      <w:pPr>
        <w:spacing w:line="276" w:lineRule="auto"/>
        <w:rPr>
          <w:rFonts w:ascii="Book Antiqua" w:hAnsi="Book Antiqua"/>
          <w:sz w:val="22"/>
          <w:szCs w:val="22"/>
          <w:rPrChange w:id="612" w:author="Niklas" w:date="2011-02-09T13:16:00Z">
            <w:rPr>
              <w:sz w:val="24"/>
            </w:rPr>
          </w:rPrChange>
        </w:rPr>
        <w:pPrChange w:id="613" w:author="Niklas" w:date="2011-02-09T13:18:00Z">
          <w:pPr>
            <w:spacing w:line="360" w:lineRule="auto"/>
          </w:pPr>
        </w:pPrChange>
      </w:pPr>
      <w:r w:rsidRPr="00023073">
        <w:rPr>
          <w:rFonts w:ascii="Book Antiqua" w:hAnsi="Book Antiqua"/>
          <w:sz w:val="22"/>
          <w:szCs w:val="22"/>
          <w:rPrChange w:id="614" w:author="Niklas" w:date="2011-02-09T13:16:00Z">
            <w:rPr>
              <w:sz w:val="24"/>
            </w:rPr>
          </w:rPrChange>
        </w:rPr>
        <w:t>– Jaha. Men vad var det då som var besynnerligt?</w:t>
      </w:r>
    </w:p>
    <w:p w:rsidR="006D632F" w:rsidRPr="00023073" w:rsidRDefault="006D632F">
      <w:pPr>
        <w:spacing w:line="276" w:lineRule="auto"/>
        <w:rPr>
          <w:rFonts w:ascii="Book Antiqua" w:hAnsi="Book Antiqua"/>
          <w:sz w:val="22"/>
          <w:szCs w:val="22"/>
          <w:rPrChange w:id="615" w:author="Niklas" w:date="2011-02-09T13:16:00Z">
            <w:rPr>
              <w:sz w:val="24"/>
            </w:rPr>
          </w:rPrChange>
        </w:rPr>
        <w:pPrChange w:id="616" w:author="Niklas" w:date="2011-02-09T13:18:00Z">
          <w:pPr>
            <w:spacing w:line="360" w:lineRule="auto"/>
          </w:pPr>
        </w:pPrChange>
      </w:pPr>
      <w:r w:rsidRPr="00023073">
        <w:rPr>
          <w:rFonts w:ascii="Book Antiqua" w:hAnsi="Book Antiqua"/>
          <w:sz w:val="22"/>
          <w:szCs w:val="22"/>
          <w:rPrChange w:id="617" w:author="Niklas" w:date="2011-02-09T13:16:00Z">
            <w:rPr>
              <w:sz w:val="24"/>
            </w:rPr>
          </w:rPrChange>
        </w:rPr>
        <w:t xml:space="preserve">  Istället för att svara på min fråga tystnar Emanuel, till synes försjunken i en långsam inre monolog. Men så tittar han upp och ser frågande på mig.</w:t>
      </w:r>
    </w:p>
    <w:p w:rsidR="006D632F" w:rsidRPr="00023073" w:rsidRDefault="006D632F">
      <w:pPr>
        <w:spacing w:line="276" w:lineRule="auto"/>
        <w:rPr>
          <w:rFonts w:ascii="Book Antiqua" w:hAnsi="Book Antiqua"/>
          <w:sz w:val="22"/>
          <w:szCs w:val="22"/>
          <w:rPrChange w:id="618" w:author="Niklas" w:date="2011-02-09T13:16:00Z">
            <w:rPr>
              <w:sz w:val="24"/>
            </w:rPr>
          </w:rPrChange>
        </w:rPr>
        <w:pPrChange w:id="619" w:author="Niklas" w:date="2011-02-09T13:18:00Z">
          <w:pPr>
            <w:spacing w:line="360" w:lineRule="auto"/>
          </w:pPr>
        </w:pPrChange>
      </w:pPr>
      <w:r w:rsidRPr="00023073">
        <w:rPr>
          <w:rFonts w:ascii="Book Antiqua" w:hAnsi="Book Antiqua"/>
          <w:sz w:val="22"/>
          <w:szCs w:val="22"/>
          <w:rPrChange w:id="620" w:author="Niklas" w:date="2011-02-09T13:16:00Z">
            <w:rPr>
              <w:sz w:val="24"/>
            </w:rPr>
          </w:rPrChange>
        </w:rPr>
        <w:t>– Besynnerligt? Det är väl inget besynnerligt med att den här karln påstod sig vara bekant med er. Det är snarast högst naturligt, och antagligen har du bara förträngt det.</w:t>
      </w:r>
    </w:p>
    <w:p w:rsidR="006D632F" w:rsidRPr="00023073" w:rsidRDefault="006D632F">
      <w:pPr>
        <w:spacing w:line="276" w:lineRule="auto"/>
        <w:rPr>
          <w:rFonts w:ascii="Book Antiqua" w:hAnsi="Book Antiqua"/>
          <w:color w:val="000000"/>
          <w:sz w:val="22"/>
          <w:szCs w:val="22"/>
          <w:rPrChange w:id="621" w:author="Niklas" w:date="2011-02-09T13:16:00Z">
            <w:rPr>
              <w:color w:val="000000"/>
              <w:sz w:val="24"/>
            </w:rPr>
          </w:rPrChange>
        </w:rPr>
        <w:pPrChange w:id="622" w:author="Niklas" w:date="2011-02-09T13:18:00Z">
          <w:pPr>
            <w:spacing w:line="360" w:lineRule="auto"/>
          </w:pPr>
        </w:pPrChange>
      </w:pPr>
      <w:r w:rsidRPr="00023073">
        <w:rPr>
          <w:rFonts w:ascii="Book Antiqua" w:hAnsi="Book Antiqua"/>
          <w:sz w:val="22"/>
          <w:szCs w:val="22"/>
          <w:rPrChange w:id="623" w:author="Niklas" w:date="2011-02-09T13:16:00Z">
            <w:rPr>
              <w:sz w:val="24"/>
            </w:rPr>
          </w:rPrChange>
        </w:rPr>
        <w:t xml:space="preserve">  Nu försöker Emanuel få mig att tro att jag inte är vid mina sinnens fulla bruk. Han borde veta bättre, men jag läser honom som en öppen bok. </w:t>
      </w:r>
      <w:r w:rsidRPr="00023073">
        <w:rPr>
          <w:rFonts w:ascii="Book Antiqua" w:hAnsi="Book Antiqua"/>
          <w:color w:val="000000"/>
          <w:sz w:val="22"/>
          <w:szCs w:val="22"/>
          <w:rPrChange w:id="624" w:author="Niklas" w:date="2011-02-09T13:16:00Z">
            <w:rPr>
              <w:color w:val="000000"/>
              <w:sz w:val="24"/>
            </w:rPr>
          </w:rPrChange>
        </w:rPr>
        <w:t xml:space="preserve">I förstone borde han begripa att man aldrig ska försöka sig på att spela spel </w:t>
      </w:r>
      <w:r w:rsidRPr="00023073">
        <w:rPr>
          <w:rFonts w:ascii="Book Antiqua" w:hAnsi="Book Antiqua"/>
          <w:color w:val="000000"/>
          <w:sz w:val="22"/>
          <w:szCs w:val="22"/>
          <w:rPrChange w:id="625" w:author="Niklas" w:date="2011-02-09T13:16:00Z">
            <w:rPr>
              <w:color w:val="000000"/>
              <w:sz w:val="24"/>
            </w:rPr>
          </w:rPrChange>
        </w:rPr>
        <w:lastRenderedPageBreak/>
        <w:t>med mig, men hans beteende är sprunget ur instinkten snarare än erfarenheten, och det kan visa sig ödesdigert.</w:t>
      </w:r>
    </w:p>
    <w:p w:rsidR="006D632F" w:rsidRPr="00023073" w:rsidRDefault="006D632F">
      <w:pPr>
        <w:spacing w:line="276" w:lineRule="auto"/>
        <w:rPr>
          <w:rFonts w:ascii="Book Antiqua" w:hAnsi="Book Antiqua"/>
          <w:sz w:val="22"/>
          <w:szCs w:val="22"/>
          <w:rPrChange w:id="626" w:author="Niklas" w:date="2011-02-09T13:16:00Z">
            <w:rPr>
              <w:sz w:val="24"/>
            </w:rPr>
          </w:rPrChange>
        </w:rPr>
        <w:pPrChange w:id="627" w:author="Niklas" w:date="2011-02-09T13:18:00Z">
          <w:pPr>
            <w:spacing w:line="360" w:lineRule="auto"/>
          </w:pPr>
        </w:pPrChange>
      </w:pPr>
      <w:r w:rsidRPr="00023073">
        <w:rPr>
          <w:rFonts w:ascii="Book Antiqua" w:hAnsi="Book Antiqua"/>
          <w:sz w:val="22"/>
          <w:szCs w:val="22"/>
          <w:rPrChange w:id="628" w:author="Niklas" w:date="2011-02-09T13:16:00Z">
            <w:rPr>
              <w:sz w:val="24"/>
            </w:rPr>
          </w:rPrChange>
        </w:rPr>
        <w:t xml:space="preserve">  Emanuel försöker byta samtalsämne och frågar istället hur arbetet fortskrider, och jag ljuger och anger sjukdom som förevändning till att mina experiment ännu inte gett de efterlängtade resultaten. Jag berättar också att flera för mig okända människor studerar mig på avstånd, eventuellt i förhoppningen om att jag ska röja mina hemligheter för dem. Emanuel avfärdar detta som nonsens.</w:t>
      </w:r>
    </w:p>
    <w:p w:rsidR="006D632F" w:rsidRPr="00023073" w:rsidRDefault="006D632F">
      <w:pPr>
        <w:spacing w:line="276" w:lineRule="auto"/>
        <w:rPr>
          <w:rFonts w:ascii="Book Antiqua" w:hAnsi="Book Antiqua"/>
          <w:sz w:val="22"/>
          <w:szCs w:val="22"/>
          <w:rPrChange w:id="629" w:author="Niklas" w:date="2011-02-09T13:16:00Z">
            <w:rPr>
              <w:sz w:val="24"/>
            </w:rPr>
          </w:rPrChange>
        </w:rPr>
        <w:pPrChange w:id="630" w:author="Niklas" w:date="2011-02-09T13:18:00Z">
          <w:pPr>
            <w:spacing w:line="360" w:lineRule="auto"/>
          </w:pPr>
        </w:pPrChange>
      </w:pPr>
      <w:r w:rsidRPr="00023073">
        <w:rPr>
          <w:rFonts w:ascii="Book Antiqua" w:hAnsi="Book Antiqua"/>
          <w:sz w:val="22"/>
          <w:szCs w:val="22"/>
          <w:rPrChange w:id="631" w:author="Niklas" w:date="2011-02-09T13:16:00Z">
            <w:rPr>
              <w:sz w:val="24"/>
            </w:rPr>
          </w:rPrChange>
        </w:rPr>
        <w:t xml:space="preserve">  Den lilla pigan kommer smygande med våra koppar.</w:t>
      </w:r>
    </w:p>
    <w:p w:rsidR="006D632F" w:rsidRPr="00023073" w:rsidRDefault="006D632F">
      <w:pPr>
        <w:spacing w:line="276" w:lineRule="auto"/>
        <w:rPr>
          <w:rFonts w:ascii="Book Antiqua" w:hAnsi="Book Antiqua"/>
          <w:sz w:val="22"/>
          <w:szCs w:val="22"/>
          <w:rPrChange w:id="632" w:author="Niklas" w:date="2011-02-09T13:16:00Z">
            <w:rPr>
              <w:sz w:val="24"/>
            </w:rPr>
          </w:rPrChange>
        </w:rPr>
        <w:pPrChange w:id="633" w:author="Niklas" w:date="2011-02-09T13:18:00Z">
          <w:pPr>
            <w:spacing w:line="360" w:lineRule="auto"/>
          </w:pPr>
        </w:pPrChange>
      </w:pPr>
      <w:r w:rsidRPr="00023073">
        <w:rPr>
          <w:rFonts w:ascii="Book Antiqua" w:hAnsi="Book Antiqua"/>
          <w:sz w:val="22"/>
          <w:szCs w:val="22"/>
          <w:rPrChange w:id="634" w:author="Niklas" w:date="2011-02-09T13:16:00Z">
            <w:rPr>
              <w:sz w:val="24"/>
            </w:rPr>
          </w:rPrChange>
        </w:rPr>
        <w:t>– Ursäkta att det dröjde, säger hon med sin allra vänaste röst.</w:t>
      </w:r>
    </w:p>
    <w:p w:rsidR="006D632F" w:rsidRPr="00023073" w:rsidRDefault="006D632F">
      <w:pPr>
        <w:spacing w:line="276" w:lineRule="auto"/>
        <w:rPr>
          <w:rFonts w:ascii="Book Antiqua" w:hAnsi="Book Antiqua"/>
          <w:sz w:val="22"/>
          <w:szCs w:val="22"/>
          <w:rPrChange w:id="635" w:author="Niklas" w:date="2011-02-09T13:16:00Z">
            <w:rPr>
              <w:sz w:val="24"/>
            </w:rPr>
          </w:rPrChange>
        </w:rPr>
        <w:pPrChange w:id="636" w:author="Niklas" w:date="2011-02-09T13:18:00Z">
          <w:pPr>
            <w:spacing w:line="360" w:lineRule="auto"/>
          </w:pPr>
        </w:pPrChange>
      </w:pPr>
      <w:r w:rsidRPr="00023073">
        <w:rPr>
          <w:rFonts w:ascii="Book Antiqua" w:hAnsi="Book Antiqua"/>
          <w:sz w:val="22"/>
          <w:szCs w:val="22"/>
          <w:rPrChange w:id="637" w:author="Niklas" w:date="2011-02-09T13:16:00Z">
            <w:rPr>
              <w:sz w:val="24"/>
            </w:rPr>
          </w:rPrChange>
        </w:rPr>
        <w:t xml:space="preserve">  Emanuel tar en liten slurk och kommenterar smaken. En utsökt blandning av blommor, kryddor och frukter. Jag vet att han gärna vill imponera på mig med sina kunskaper, och nu säger han att han känner en liten bismak av </w:t>
      </w:r>
      <w:del w:id="638" w:author="IT Tekniker" w:date="2011-01-21T15:34:00Z">
        <w:r w:rsidRPr="00023073" w:rsidDel="00385692">
          <w:rPr>
            <w:rFonts w:ascii="Book Antiqua" w:hAnsi="Book Antiqua"/>
            <w:sz w:val="22"/>
            <w:szCs w:val="22"/>
            <w:rPrChange w:id="639" w:author="Niklas" w:date="2011-02-09T13:16:00Z">
              <w:rPr>
                <w:sz w:val="24"/>
              </w:rPr>
            </w:rPrChange>
          </w:rPr>
          <w:delText>Läkemalva</w:delText>
        </w:r>
      </w:del>
      <w:ins w:id="640" w:author="IT Tekniker" w:date="2011-01-21T15:34:00Z">
        <w:r w:rsidR="00385692" w:rsidRPr="00023073">
          <w:rPr>
            <w:rFonts w:ascii="Book Antiqua" w:hAnsi="Book Antiqua"/>
            <w:sz w:val="22"/>
            <w:szCs w:val="22"/>
            <w:rPrChange w:id="641" w:author="Niklas" w:date="2011-02-09T13:16:00Z">
              <w:rPr>
                <w:sz w:val="24"/>
              </w:rPr>
            </w:rPrChange>
          </w:rPr>
          <w:t>läkemalva</w:t>
        </w:r>
      </w:ins>
      <w:r w:rsidRPr="00023073">
        <w:rPr>
          <w:rFonts w:ascii="Book Antiqua" w:hAnsi="Book Antiqua"/>
          <w:sz w:val="22"/>
          <w:szCs w:val="22"/>
          <w:rPrChange w:id="642" w:author="Niklas" w:date="2011-02-09T13:16:00Z">
            <w:rPr>
              <w:sz w:val="24"/>
            </w:rPr>
          </w:rPrChange>
        </w:rPr>
        <w:t>. Det säger han nog varje gång han har en ny gäst på besök, bara för att verka märkvärdig.</w:t>
      </w:r>
    </w:p>
    <w:p w:rsidR="006D632F" w:rsidRPr="00023073" w:rsidRDefault="006D632F">
      <w:pPr>
        <w:spacing w:line="276" w:lineRule="auto"/>
        <w:rPr>
          <w:rFonts w:ascii="Book Antiqua" w:hAnsi="Book Antiqua"/>
          <w:sz w:val="22"/>
          <w:szCs w:val="22"/>
          <w:rPrChange w:id="643" w:author="Niklas" w:date="2011-02-09T13:16:00Z">
            <w:rPr>
              <w:sz w:val="24"/>
            </w:rPr>
          </w:rPrChange>
        </w:rPr>
        <w:pPrChange w:id="644" w:author="Niklas" w:date="2011-02-09T13:18:00Z">
          <w:pPr>
            <w:spacing w:line="360" w:lineRule="auto"/>
          </w:pPr>
        </w:pPrChange>
      </w:pPr>
      <w:r w:rsidRPr="00023073">
        <w:rPr>
          <w:rFonts w:ascii="Book Antiqua" w:hAnsi="Book Antiqua"/>
          <w:sz w:val="22"/>
          <w:szCs w:val="22"/>
          <w:rPrChange w:id="645" w:author="Niklas" w:date="2011-02-09T13:16:00Z">
            <w:rPr>
              <w:sz w:val="24"/>
            </w:rPr>
          </w:rPrChange>
        </w:rPr>
        <w:t xml:space="preserve">  Eller testar han mig?</w:t>
      </w:r>
    </w:p>
    <w:p w:rsidR="006D632F" w:rsidRPr="00023073" w:rsidRDefault="006D632F">
      <w:pPr>
        <w:spacing w:line="276" w:lineRule="auto"/>
        <w:rPr>
          <w:rFonts w:ascii="Book Antiqua" w:hAnsi="Book Antiqua"/>
          <w:sz w:val="22"/>
          <w:szCs w:val="22"/>
          <w:rPrChange w:id="646" w:author="Niklas" w:date="2011-02-09T13:16:00Z">
            <w:rPr>
              <w:sz w:val="24"/>
            </w:rPr>
          </w:rPrChange>
        </w:rPr>
        <w:pPrChange w:id="647" w:author="Niklas" w:date="2011-02-09T13:18:00Z">
          <w:pPr>
            <w:spacing w:line="360" w:lineRule="auto"/>
          </w:pPr>
        </w:pPrChange>
      </w:pPr>
      <w:r w:rsidRPr="00023073">
        <w:rPr>
          <w:rFonts w:ascii="Book Antiqua" w:hAnsi="Book Antiqua"/>
          <w:sz w:val="22"/>
          <w:szCs w:val="22"/>
          <w:rPrChange w:id="648" w:author="Niklas" w:date="2011-02-09T13:16:00Z">
            <w:rPr>
              <w:sz w:val="24"/>
            </w:rPr>
          </w:rPrChange>
        </w:rPr>
        <w:t xml:space="preserve">  Efter några ögonblicks själsstrid anlägger jag en fälla angående bismaken, för att se om han faller i den eller inte.</w:t>
      </w:r>
    </w:p>
    <w:p w:rsidR="006D632F" w:rsidRPr="00023073" w:rsidRDefault="006D632F">
      <w:pPr>
        <w:spacing w:line="276" w:lineRule="auto"/>
        <w:rPr>
          <w:rFonts w:ascii="Book Antiqua" w:hAnsi="Book Antiqua"/>
          <w:sz w:val="22"/>
          <w:szCs w:val="22"/>
          <w:rPrChange w:id="649" w:author="Niklas" w:date="2011-02-09T13:16:00Z">
            <w:rPr>
              <w:sz w:val="24"/>
            </w:rPr>
          </w:rPrChange>
        </w:rPr>
        <w:pPrChange w:id="650" w:author="Niklas" w:date="2011-02-09T13:18:00Z">
          <w:pPr>
            <w:spacing w:line="360" w:lineRule="auto"/>
          </w:pPr>
        </w:pPrChange>
      </w:pPr>
      <w:r w:rsidRPr="00023073">
        <w:rPr>
          <w:rFonts w:ascii="Book Antiqua" w:hAnsi="Book Antiqua"/>
          <w:sz w:val="22"/>
          <w:szCs w:val="22"/>
          <w:rPrChange w:id="651" w:author="Niklas" w:date="2011-02-09T13:16:00Z">
            <w:rPr>
              <w:sz w:val="24"/>
            </w:rPr>
          </w:rPrChange>
        </w:rPr>
        <w:t xml:space="preserve">– Har du möjligtvis någon medicinalväxt hemma, </w:t>
      </w:r>
      <w:del w:id="652" w:author="IT Tekniker" w:date="2011-01-21T15:35:00Z">
        <w:r w:rsidRPr="00023073" w:rsidDel="00C8248E">
          <w:rPr>
            <w:rFonts w:ascii="Book Antiqua" w:hAnsi="Book Antiqua"/>
            <w:sz w:val="22"/>
            <w:szCs w:val="22"/>
            <w:rPrChange w:id="653" w:author="Niklas" w:date="2011-02-09T13:16:00Z">
              <w:rPr>
                <w:sz w:val="24"/>
              </w:rPr>
            </w:rPrChange>
          </w:rPr>
          <w:delText xml:space="preserve">eventuellt </w:delText>
        </w:r>
      </w:del>
      <w:ins w:id="654" w:author="IT Tekniker" w:date="2011-01-21T15:35:00Z">
        <w:r w:rsidR="00C8248E" w:rsidRPr="00023073">
          <w:rPr>
            <w:rFonts w:ascii="Book Antiqua" w:hAnsi="Book Antiqua"/>
            <w:sz w:val="22"/>
            <w:szCs w:val="22"/>
            <w:rPrChange w:id="655" w:author="Niklas" w:date="2011-02-09T13:16:00Z">
              <w:rPr>
                <w:sz w:val="24"/>
              </w:rPr>
            </w:rPrChange>
          </w:rPr>
          <w:t xml:space="preserve">till exempel </w:t>
        </w:r>
      </w:ins>
      <w:r w:rsidRPr="00023073">
        <w:rPr>
          <w:rFonts w:ascii="Book Antiqua" w:hAnsi="Book Antiqua"/>
          <w:sz w:val="22"/>
          <w:szCs w:val="22"/>
          <w:rPrChange w:id="656" w:author="Niklas" w:date="2011-02-09T13:16:00Z">
            <w:rPr>
              <w:sz w:val="24"/>
            </w:rPr>
          </w:rPrChange>
        </w:rPr>
        <w:t>Läkemalva? säger jag mellan två snabba klunkar varigenom fråga</w:t>
      </w:r>
      <w:ins w:id="657" w:author="IT Tekniker" w:date="2010-08-18T15:42:00Z">
        <w:r w:rsidR="00575BB1" w:rsidRPr="00023073">
          <w:rPr>
            <w:rFonts w:ascii="Book Antiqua" w:hAnsi="Book Antiqua"/>
            <w:sz w:val="22"/>
            <w:szCs w:val="22"/>
            <w:rPrChange w:id="658" w:author="Niklas" w:date="2011-02-09T13:16:00Z">
              <w:rPr>
                <w:sz w:val="24"/>
              </w:rPr>
            </w:rPrChange>
          </w:rPr>
          <w:t>n</w:t>
        </w:r>
      </w:ins>
      <w:del w:id="659" w:author="IT Tekniker" w:date="2010-08-18T15:42:00Z">
        <w:r w:rsidRPr="00023073" w:rsidDel="00575BB1">
          <w:rPr>
            <w:rFonts w:ascii="Book Antiqua" w:hAnsi="Book Antiqua"/>
            <w:sz w:val="22"/>
            <w:szCs w:val="22"/>
            <w:rPrChange w:id="660" w:author="Niklas" w:date="2011-02-09T13:16:00Z">
              <w:rPr>
                <w:sz w:val="24"/>
              </w:rPr>
            </w:rPrChange>
          </w:rPr>
          <w:delText>r</w:delText>
        </w:r>
      </w:del>
      <w:r w:rsidRPr="00023073">
        <w:rPr>
          <w:rFonts w:ascii="Book Antiqua" w:hAnsi="Book Antiqua"/>
          <w:sz w:val="22"/>
          <w:szCs w:val="22"/>
          <w:rPrChange w:id="661" w:author="Niklas" w:date="2011-02-09T13:16:00Z">
            <w:rPr>
              <w:sz w:val="24"/>
            </w:rPr>
          </w:rPrChange>
        </w:rPr>
        <w:t xml:space="preserve"> får utseende av att vara framkastad på måfå. Han tvekar, omedveten om att vad </w:t>
      </w:r>
      <w:r w:rsidRPr="00023073">
        <w:rPr>
          <w:rFonts w:ascii="Book Antiqua" w:hAnsi="Book Antiqua"/>
          <w:sz w:val="22"/>
          <w:szCs w:val="22"/>
          <w:rPrChange w:id="662" w:author="Niklas" w:date="2011-02-09T13:16:00Z">
            <w:rPr>
              <w:sz w:val="24"/>
            </w:rPr>
          </w:rPrChange>
        </w:rPr>
        <w:lastRenderedPageBreak/>
        <w:t>jag sagt är centralt för hela mitt resonemang och inte alls glömt så snart det lämnat mina läppar.</w:t>
      </w:r>
    </w:p>
    <w:p w:rsidR="006D632F" w:rsidRPr="00023073" w:rsidRDefault="006D632F">
      <w:pPr>
        <w:spacing w:line="276" w:lineRule="auto"/>
        <w:rPr>
          <w:rFonts w:ascii="Book Antiqua" w:hAnsi="Book Antiqua"/>
          <w:sz w:val="22"/>
          <w:szCs w:val="22"/>
          <w:rPrChange w:id="663" w:author="Niklas" w:date="2011-02-09T13:16:00Z">
            <w:rPr>
              <w:sz w:val="24"/>
            </w:rPr>
          </w:rPrChange>
        </w:rPr>
        <w:pPrChange w:id="664" w:author="Niklas" w:date="2011-02-09T13:18:00Z">
          <w:pPr>
            <w:spacing w:line="360" w:lineRule="auto"/>
          </w:pPr>
        </w:pPrChange>
      </w:pPr>
      <w:r w:rsidRPr="00023073">
        <w:rPr>
          <w:rFonts w:ascii="Book Antiqua" w:hAnsi="Book Antiqua"/>
          <w:sz w:val="22"/>
          <w:szCs w:val="22"/>
          <w:rPrChange w:id="665" w:author="Niklas" w:date="2011-02-09T13:16:00Z">
            <w:rPr>
              <w:sz w:val="24"/>
            </w:rPr>
          </w:rPrChange>
        </w:rPr>
        <w:t>– Nej, säger han eftertänksamt.</w:t>
      </w:r>
    </w:p>
    <w:p w:rsidR="006D632F" w:rsidRPr="00023073" w:rsidRDefault="006D632F">
      <w:pPr>
        <w:spacing w:line="276" w:lineRule="auto"/>
        <w:rPr>
          <w:rFonts w:ascii="Book Antiqua" w:hAnsi="Book Antiqua"/>
          <w:sz w:val="22"/>
          <w:szCs w:val="22"/>
          <w:rPrChange w:id="666" w:author="Niklas" w:date="2011-02-09T13:16:00Z">
            <w:rPr>
              <w:sz w:val="24"/>
            </w:rPr>
          </w:rPrChange>
        </w:rPr>
        <w:pPrChange w:id="667" w:author="Niklas" w:date="2011-02-09T13:18:00Z">
          <w:pPr>
            <w:spacing w:line="360" w:lineRule="auto"/>
          </w:pPr>
        </w:pPrChange>
      </w:pPr>
      <w:r w:rsidRPr="00023073">
        <w:rPr>
          <w:rFonts w:ascii="Book Antiqua" w:hAnsi="Book Antiqua"/>
          <w:sz w:val="22"/>
          <w:szCs w:val="22"/>
          <w:rPrChange w:id="668" w:author="Niklas" w:date="2011-02-09T13:16:00Z">
            <w:rPr>
              <w:sz w:val="24"/>
            </w:rPr>
          </w:rPrChange>
        </w:rPr>
        <w:t xml:space="preserve">– Har han någon gång haft det? säger jag och distanserar mig samtidigt genom att tilltala honom i tredje person. Läkemalva alltså, tillägger jag förtydligande. Har </w:t>
      </w:r>
      <w:del w:id="669" w:author="IT Tekniker" w:date="2011-01-21T15:35:00Z">
        <w:r w:rsidRPr="00023073" w:rsidDel="00C8248E">
          <w:rPr>
            <w:rFonts w:ascii="Book Antiqua" w:hAnsi="Book Antiqua"/>
            <w:sz w:val="22"/>
            <w:szCs w:val="22"/>
            <w:rPrChange w:id="670" w:author="Niklas" w:date="2011-02-09T13:16:00Z">
              <w:rPr>
                <w:sz w:val="24"/>
              </w:rPr>
            </w:rPrChange>
          </w:rPr>
          <w:delText xml:space="preserve">du </w:delText>
        </w:r>
      </w:del>
      <w:ins w:id="671" w:author="IT Tekniker" w:date="2011-01-21T15:35:00Z">
        <w:r w:rsidR="00C8248E" w:rsidRPr="00023073">
          <w:rPr>
            <w:rFonts w:ascii="Book Antiqua" w:hAnsi="Book Antiqua"/>
            <w:sz w:val="22"/>
            <w:szCs w:val="22"/>
            <w:rPrChange w:id="672" w:author="Niklas" w:date="2011-02-09T13:16:00Z">
              <w:rPr>
                <w:sz w:val="24"/>
              </w:rPr>
            </w:rPrChange>
          </w:rPr>
          <w:t xml:space="preserve">han </w:t>
        </w:r>
      </w:ins>
      <w:r w:rsidRPr="00023073">
        <w:rPr>
          <w:rFonts w:ascii="Book Antiqua" w:hAnsi="Book Antiqua"/>
          <w:sz w:val="22"/>
          <w:szCs w:val="22"/>
          <w:rPrChange w:id="673" w:author="Niklas" w:date="2011-02-09T13:16:00Z">
            <w:rPr>
              <w:sz w:val="24"/>
            </w:rPr>
          </w:rPrChange>
        </w:rPr>
        <w:t>smakat det någon gång?</w:t>
      </w:r>
    </w:p>
    <w:p w:rsidR="006D632F" w:rsidRPr="00023073" w:rsidRDefault="006D632F">
      <w:pPr>
        <w:spacing w:line="276" w:lineRule="auto"/>
        <w:rPr>
          <w:rFonts w:ascii="Book Antiqua" w:hAnsi="Book Antiqua"/>
          <w:sz w:val="22"/>
          <w:szCs w:val="22"/>
          <w:rPrChange w:id="674" w:author="Niklas" w:date="2011-02-09T13:16:00Z">
            <w:rPr>
              <w:sz w:val="24"/>
            </w:rPr>
          </w:rPrChange>
        </w:rPr>
        <w:pPrChange w:id="675" w:author="Niklas" w:date="2011-02-09T13:18:00Z">
          <w:pPr>
            <w:spacing w:line="360" w:lineRule="auto"/>
          </w:pPr>
        </w:pPrChange>
      </w:pPr>
      <w:r w:rsidRPr="00023073">
        <w:rPr>
          <w:rFonts w:ascii="Book Antiqua" w:hAnsi="Book Antiqua"/>
          <w:sz w:val="22"/>
          <w:szCs w:val="22"/>
          <w:rPrChange w:id="676" w:author="Niklas" w:date="2011-02-09T13:16:00Z">
            <w:rPr>
              <w:sz w:val="24"/>
            </w:rPr>
          </w:rPrChange>
        </w:rPr>
        <w:t>– Nej.</w:t>
      </w:r>
    </w:p>
    <w:p w:rsidR="006D632F" w:rsidRPr="00023073" w:rsidRDefault="006D632F">
      <w:pPr>
        <w:spacing w:line="276" w:lineRule="auto"/>
        <w:rPr>
          <w:rFonts w:ascii="Book Antiqua" w:hAnsi="Book Antiqua"/>
          <w:sz w:val="22"/>
          <w:szCs w:val="22"/>
          <w:rPrChange w:id="677" w:author="Niklas" w:date="2011-02-09T13:16:00Z">
            <w:rPr>
              <w:sz w:val="24"/>
            </w:rPr>
          </w:rPrChange>
        </w:rPr>
        <w:pPrChange w:id="678" w:author="Niklas" w:date="2011-02-09T13:18:00Z">
          <w:pPr>
            <w:spacing w:line="360" w:lineRule="auto"/>
          </w:pPr>
        </w:pPrChange>
      </w:pPr>
      <w:r w:rsidRPr="00023073">
        <w:rPr>
          <w:rFonts w:ascii="Book Antiqua" w:hAnsi="Book Antiqua"/>
          <w:sz w:val="22"/>
          <w:szCs w:val="22"/>
          <w:rPrChange w:id="679" w:author="Niklas" w:date="2011-02-09T13:16:00Z">
            <w:rPr>
              <w:sz w:val="24"/>
            </w:rPr>
          </w:rPrChange>
        </w:rPr>
        <w:t xml:space="preserve">  Han är säker nu, och det är jag också. Vilken lögnhals Emanuel visade sig vara. Ingen att ta på orden! Jag tiger, men ur mitt inre stiger ett livligt jubel.</w:t>
      </w:r>
    </w:p>
    <w:p w:rsidR="006D632F" w:rsidRPr="00023073" w:rsidRDefault="006D632F">
      <w:pPr>
        <w:spacing w:line="276" w:lineRule="auto"/>
        <w:rPr>
          <w:rFonts w:ascii="Book Antiqua" w:hAnsi="Book Antiqua"/>
          <w:sz w:val="22"/>
          <w:szCs w:val="22"/>
          <w:rPrChange w:id="680" w:author="Niklas" w:date="2011-02-09T13:16:00Z">
            <w:rPr>
              <w:sz w:val="24"/>
            </w:rPr>
          </w:rPrChange>
        </w:rPr>
        <w:pPrChange w:id="681" w:author="Niklas" w:date="2011-02-09T13:18:00Z">
          <w:pPr>
            <w:spacing w:line="360" w:lineRule="auto"/>
          </w:pPr>
        </w:pPrChange>
      </w:pPr>
      <w:r w:rsidRPr="00023073">
        <w:rPr>
          <w:rFonts w:ascii="Book Antiqua" w:hAnsi="Book Antiqua"/>
          <w:sz w:val="22"/>
          <w:szCs w:val="22"/>
          <w:rPrChange w:id="682" w:author="Niklas" w:date="2011-02-09T13:16:00Z">
            <w:rPr>
              <w:sz w:val="24"/>
            </w:rPr>
          </w:rPrChange>
        </w:rPr>
        <w:t xml:space="preserve">  Plötsligt gör han en svepande rörelse med vänsterhanden. Rörelsen påminner om när kocken reste sig inne på kaféet tidigare i dag. En liten spirande äckelkänsla bubblar upp och jag rodnar när jag tar sista slurken te. Ett kort ögonblick bränner koppen i min hand, och i sinnet växer ett fantasifoster fram som låter mina fingrar skållas av den glödande hettan. Men lika snabbt som hettan kommit ersätts den av ett milt flöde som låter mig le åt mina lidanden och förstå att smärtan i slutändan kommer att ha en välgörande verkan. Elden dansar i den öppna spisen och det svaga sprakandet från vedträna slukar mina sinnen, sysselsätter mig fullständigt och fröjdar mina trötta ögon. Vedklabbarnas gråbruna kolorit bryter tvärt med färgsymfonin som elden frammanar, och lågorna omfamnar sin näringskälla likt ett </w:t>
      </w:r>
      <w:proofErr w:type="spellStart"/>
      <w:r w:rsidRPr="00023073">
        <w:rPr>
          <w:rFonts w:ascii="Book Antiqua" w:hAnsi="Book Antiqua"/>
          <w:sz w:val="22"/>
          <w:szCs w:val="22"/>
          <w:rPrChange w:id="683" w:author="Niklas" w:date="2011-02-09T13:16:00Z">
            <w:rPr>
              <w:sz w:val="24"/>
            </w:rPr>
          </w:rPrChange>
        </w:rPr>
        <w:t>änglaspel</w:t>
      </w:r>
      <w:proofErr w:type="spellEnd"/>
      <w:r w:rsidRPr="00023073">
        <w:rPr>
          <w:rFonts w:ascii="Book Antiqua" w:hAnsi="Book Antiqua"/>
          <w:sz w:val="22"/>
          <w:szCs w:val="22"/>
          <w:rPrChange w:id="684" w:author="Niklas" w:date="2011-02-09T13:16:00Z">
            <w:rPr>
              <w:sz w:val="24"/>
            </w:rPr>
          </w:rPrChange>
        </w:rPr>
        <w:t>.</w:t>
      </w:r>
    </w:p>
    <w:p w:rsidR="006D632F" w:rsidRPr="00023073" w:rsidRDefault="006D632F">
      <w:pPr>
        <w:spacing w:line="276" w:lineRule="auto"/>
        <w:rPr>
          <w:rFonts w:ascii="Book Antiqua" w:hAnsi="Book Antiqua"/>
          <w:sz w:val="22"/>
          <w:szCs w:val="22"/>
          <w:rPrChange w:id="685" w:author="Niklas" w:date="2011-02-09T13:16:00Z">
            <w:rPr>
              <w:sz w:val="24"/>
            </w:rPr>
          </w:rPrChange>
        </w:rPr>
        <w:pPrChange w:id="686" w:author="Niklas" w:date="2011-02-09T13:18:00Z">
          <w:pPr>
            <w:spacing w:line="360" w:lineRule="auto"/>
          </w:pPr>
        </w:pPrChange>
      </w:pPr>
      <w:r w:rsidRPr="00023073">
        <w:rPr>
          <w:rFonts w:ascii="Book Antiqua" w:hAnsi="Book Antiqua"/>
          <w:sz w:val="22"/>
          <w:szCs w:val="22"/>
          <w:rPrChange w:id="687" w:author="Niklas" w:date="2011-02-09T13:16:00Z">
            <w:rPr>
              <w:sz w:val="24"/>
            </w:rPr>
          </w:rPrChange>
        </w:rPr>
        <w:lastRenderedPageBreak/>
        <w:t xml:space="preserve">  Efter en stund väcker Emanuel mig ur mina fantasier. På nära håll är hans ansikte flottigt, nästan som fernissat. Nu står han framför mig och räcker mig ett ljusbrunt kuvert. Det innehåller antagligen pengar. Han måste ha gått iväg och hämtat det när elden tog all min uppmärksamhet och sedan smugit sig inpå mig. Hur som helst är mitt besök avklarat, och jag tar farväl. Sköt om dig</w:t>
      </w:r>
      <w:ins w:id="688" w:author="IT Tekniker" w:date="2010-08-18T15:41:00Z">
        <w:r w:rsidR="00575BB1" w:rsidRPr="00023073">
          <w:rPr>
            <w:rFonts w:ascii="Book Antiqua" w:hAnsi="Book Antiqua"/>
            <w:sz w:val="22"/>
            <w:szCs w:val="22"/>
            <w:rPrChange w:id="689" w:author="Niklas" w:date="2011-02-09T13:16:00Z">
              <w:rPr>
                <w:sz w:val="24"/>
              </w:rPr>
            </w:rPrChange>
          </w:rPr>
          <w:t>,</w:t>
        </w:r>
      </w:ins>
      <w:del w:id="690" w:author="IT Tekniker" w:date="2010-08-18T15:41:00Z">
        <w:r w:rsidRPr="00023073" w:rsidDel="00575BB1">
          <w:rPr>
            <w:rFonts w:ascii="Book Antiqua" w:hAnsi="Book Antiqua"/>
            <w:sz w:val="22"/>
            <w:szCs w:val="22"/>
            <w:rPrChange w:id="691" w:author="Niklas" w:date="2011-02-09T13:16:00Z">
              <w:rPr>
                <w:sz w:val="24"/>
              </w:rPr>
            </w:rPrChange>
          </w:rPr>
          <w:delText>!</w:delText>
        </w:r>
      </w:del>
      <w:r w:rsidRPr="00023073">
        <w:rPr>
          <w:rFonts w:ascii="Book Antiqua" w:hAnsi="Book Antiqua"/>
          <w:sz w:val="22"/>
          <w:szCs w:val="22"/>
          <w:rPrChange w:id="692" w:author="Niklas" w:date="2011-02-09T13:16:00Z">
            <w:rPr>
              <w:sz w:val="24"/>
            </w:rPr>
          </w:rPrChange>
        </w:rPr>
        <w:t xml:space="preserve"> hör jag honom ropa när jag ger mig ut i kylan.</w:t>
      </w:r>
    </w:p>
    <w:p w:rsidR="006D632F" w:rsidRPr="00023073" w:rsidRDefault="006D632F">
      <w:pPr>
        <w:spacing w:line="276" w:lineRule="auto"/>
        <w:rPr>
          <w:rFonts w:ascii="Book Antiqua" w:hAnsi="Book Antiqua"/>
          <w:sz w:val="22"/>
          <w:szCs w:val="22"/>
          <w:rPrChange w:id="693" w:author="Niklas" w:date="2011-02-09T13:16:00Z">
            <w:rPr>
              <w:sz w:val="24"/>
            </w:rPr>
          </w:rPrChange>
        </w:rPr>
        <w:pPrChange w:id="694" w:author="Niklas" w:date="2011-02-09T13:18:00Z">
          <w:pPr>
            <w:spacing w:line="360" w:lineRule="auto"/>
          </w:pPr>
        </w:pPrChange>
      </w:pPr>
    </w:p>
    <w:p w:rsidR="006D632F" w:rsidRPr="00023073" w:rsidRDefault="006D632F">
      <w:pPr>
        <w:spacing w:line="276" w:lineRule="auto"/>
        <w:jc w:val="center"/>
        <w:rPr>
          <w:rFonts w:ascii="Book Antiqua" w:hAnsi="Book Antiqua"/>
          <w:sz w:val="22"/>
          <w:szCs w:val="22"/>
          <w:rPrChange w:id="695" w:author="Niklas" w:date="2011-02-09T13:16:00Z">
            <w:rPr>
              <w:sz w:val="24"/>
            </w:rPr>
          </w:rPrChange>
        </w:rPr>
        <w:pPrChange w:id="696" w:author="Niklas" w:date="2011-02-09T13:18:00Z">
          <w:pPr>
            <w:spacing w:line="360" w:lineRule="auto"/>
            <w:jc w:val="center"/>
          </w:pPr>
        </w:pPrChange>
      </w:pPr>
      <w:ins w:id="697" w:author="Niklas Dahlman" w:date="2010-03-11T11:04:00Z">
        <w:r w:rsidRPr="00023073">
          <w:rPr>
            <w:rFonts w:ascii="Book Antiqua" w:hAnsi="Book Antiqua"/>
            <w:sz w:val="22"/>
            <w:szCs w:val="22"/>
            <w:rPrChange w:id="698" w:author="Niklas" w:date="2011-02-09T13:16:00Z">
              <w:rPr>
                <w:sz w:val="24"/>
              </w:rPr>
            </w:rPrChange>
          </w:rPr>
          <w:t xml:space="preserve">* </w:t>
        </w:r>
      </w:ins>
      <w:ins w:id="699" w:author="Niklas" w:date="2011-02-09T13:24:00Z">
        <w:r w:rsidR="00CF017F">
          <w:rPr>
            <w:rFonts w:ascii="Book Antiqua" w:hAnsi="Book Antiqua"/>
            <w:sz w:val="22"/>
            <w:szCs w:val="22"/>
          </w:rPr>
          <w:t>*</w:t>
        </w:r>
      </w:ins>
      <w:del w:id="700" w:author="Niklas Dahlman" w:date="2010-03-11T11:04:00Z">
        <w:r w:rsidRPr="00023073" w:rsidDel="00685C28">
          <w:rPr>
            <w:rFonts w:ascii="Book Antiqua" w:hAnsi="Book Antiqua"/>
            <w:sz w:val="22"/>
            <w:szCs w:val="22"/>
            <w:rPrChange w:id="701" w:author="Niklas" w:date="2011-02-09T13:16:00Z">
              <w:rPr>
                <w:sz w:val="24"/>
              </w:rPr>
            </w:rPrChange>
          </w:rPr>
          <w:delText>*</w:delText>
        </w:r>
      </w:del>
      <w:ins w:id="702" w:author="Niklas Dahlman" w:date="2010-03-11T11:04:00Z">
        <w:r w:rsidRPr="00023073">
          <w:rPr>
            <w:rFonts w:ascii="Book Antiqua" w:hAnsi="Book Antiqua"/>
            <w:sz w:val="22"/>
            <w:szCs w:val="22"/>
            <w:rPrChange w:id="703" w:author="Niklas" w:date="2011-02-09T13:16:00Z">
              <w:rPr>
                <w:sz w:val="24"/>
              </w:rPr>
            </w:rPrChange>
          </w:rPr>
          <w:t xml:space="preserve"> *</w:t>
        </w:r>
      </w:ins>
    </w:p>
    <w:p w:rsidR="006D632F" w:rsidRPr="00023073" w:rsidRDefault="006D632F">
      <w:pPr>
        <w:spacing w:line="276" w:lineRule="auto"/>
        <w:rPr>
          <w:rFonts w:ascii="Book Antiqua" w:hAnsi="Book Antiqua"/>
          <w:sz w:val="22"/>
          <w:szCs w:val="22"/>
          <w:rPrChange w:id="704" w:author="Niklas" w:date="2011-02-09T13:16:00Z">
            <w:rPr>
              <w:sz w:val="24"/>
            </w:rPr>
          </w:rPrChange>
        </w:rPr>
        <w:pPrChange w:id="705" w:author="Niklas" w:date="2011-02-09T13:18:00Z">
          <w:pPr>
            <w:spacing w:line="360" w:lineRule="auto"/>
          </w:pPr>
        </w:pPrChange>
      </w:pPr>
    </w:p>
    <w:p w:rsidR="006D632F" w:rsidRPr="00023073" w:rsidRDefault="006D632F">
      <w:pPr>
        <w:spacing w:line="276" w:lineRule="auto"/>
        <w:rPr>
          <w:rFonts w:ascii="Book Antiqua" w:hAnsi="Book Antiqua"/>
          <w:sz w:val="22"/>
          <w:szCs w:val="22"/>
          <w:rPrChange w:id="706" w:author="Niklas" w:date="2011-02-09T13:16:00Z">
            <w:rPr>
              <w:sz w:val="24"/>
            </w:rPr>
          </w:rPrChange>
        </w:rPr>
        <w:pPrChange w:id="707" w:author="Niklas" w:date="2011-02-09T13:18:00Z">
          <w:pPr>
            <w:spacing w:line="360" w:lineRule="auto"/>
          </w:pPr>
        </w:pPrChange>
      </w:pPr>
      <w:r w:rsidRPr="00023073">
        <w:rPr>
          <w:rFonts w:ascii="Book Antiqua" w:hAnsi="Book Antiqua"/>
          <w:sz w:val="22"/>
          <w:szCs w:val="22"/>
          <w:rPrChange w:id="708" w:author="Niklas" w:date="2011-02-09T13:16:00Z">
            <w:rPr>
              <w:sz w:val="24"/>
            </w:rPr>
          </w:rPrChange>
        </w:rPr>
        <w:t xml:space="preserve">När jag vankar fram längs huvudgatan ute i den friska luften börjar kyrkklockorna slå. En droska passerar i sakta mak, och vid sidan av vägen tycks några </w:t>
      </w:r>
      <w:proofErr w:type="spellStart"/>
      <w:r w:rsidRPr="00023073">
        <w:rPr>
          <w:rFonts w:ascii="Book Antiqua" w:hAnsi="Book Antiqua"/>
          <w:sz w:val="22"/>
          <w:szCs w:val="22"/>
          <w:rPrChange w:id="709" w:author="Niklas" w:date="2011-02-09T13:16:00Z">
            <w:rPr>
              <w:sz w:val="24"/>
            </w:rPr>
          </w:rPrChange>
        </w:rPr>
        <w:t>vårmörka</w:t>
      </w:r>
      <w:proofErr w:type="spellEnd"/>
      <w:r w:rsidRPr="00023073">
        <w:rPr>
          <w:rFonts w:ascii="Book Antiqua" w:hAnsi="Book Antiqua"/>
          <w:sz w:val="22"/>
          <w:szCs w:val="22"/>
          <w:rPrChange w:id="710" w:author="Niklas" w:date="2011-02-09T13:16:00Z">
            <w:rPr>
              <w:sz w:val="24"/>
            </w:rPr>
          </w:rPrChange>
        </w:rPr>
        <w:t xml:space="preserve"> hagtornsbuskar fånga upp solens sista strålar i sina kronor. Detta måste vara odygdens väg, och jag söks till den som den syndare jag är. Varje slag känns i bröstet och klockan på stadens teater visar prick sex. Då är tiden inne för en aperitif! Något stärkande skulle definitivt vara på sin plats innan nattens trollerier. Men först nya redskap. Jag styr stegen mot ett närbeläget apotek i närheten av </w:t>
      </w:r>
      <w:proofErr w:type="spellStart"/>
      <w:r w:rsidRPr="00023073">
        <w:rPr>
          <w:rFonts w:ascii="Book Antiqua" w:hAnsi="Book Antiqua"/>
          <w:sz w:val="22"/>
          <w:szCs w:val="22"/>
          <w:rPrChange w:id="711" w:author="Niklas" w:date="2011-02-09T13:16:00Z">
            <w:rPr>
              <w:sz w:val="24"/>
            </w:rPr>
          </w:rPrChange>
        </w:rPr>
        <w:t>place</w:t>
      </w:r>
      <w:proofErr w:type="spellEnd"/>
      <w:r w:rsidRPr="00023073">
        <w:rPr>
          <w:rFonts w:ascii="Book Antiqua" w:hAnsi="Book Antiqua"/>
          <w:sz w:val="22"/>
          <w:szCs w:val="22"/>
          <w:rPrChange w:id="712" w:author="Niklas" w:date="2011-02-09T13:16:00Z">
            <w:rPr>
              <w:sz w:val="24"/>
            </w:rPr>
          </w:rPrChange>
        </w:rPr>
        <w:t xml:space="preserve"> de </w:t>
      </w:r>
      <w:proofErr w:type="spellStart"/>
      <w:r w:rsidRPr="00023073">
        <w:rPr>
          <w:rFonts w:ascii="Book Antiqua" w:hAnsi="Book Antiqua"/>
          <w:sz w:val="22"/>
          <w:szCs w:val="22"/>
          <w:rPrChange w:id="713" w:author="Niklas" w:date="2011-02-09T13:16:00Z">
            <w:rPr>
              <w:sz w:val="24"/>
            </w:rPr>
          </w:rPrChange>
        </w:rPr>
        <w:t>Grèves</w:t>
      </w:r>
      <w:proofErr w:type="spellEnd"/>
      <w:r w:rsidRPr="00023073">
        <w:rPr>
          <w:rFonts w:ascii="Book Antiqua" w:hAnsi="Book Antiqua"/>
          <w:sz w:val="22"/>
          <w:szCs w:val="22"/>
          <w:rPrChange w:id="714" w:author="Niklas" w:date="2011-02-09T13:16:00Z">
            <w:rPr>
              <w:sz w:val="24"/>
            </w:rPr>
          </w:rPrChange>
        </w:rPr>
        <w:t>.</w:t>
      </w:r>
    </w:p>
    <w:p w:rsidR="006D632F" w:rsidRPr="00023073" w:rsidRDefault="006D632F">
      <w:pPr>
        <w:spacing w:line="276" w:lineRule="auto"/>
        <w:rPr>
          <w:rFonts w:ascii="Book Antiqua" w:hAnsi="Book Antiqua"/>
          <w:sz w:val="22"/>
          <w:szCs w:val="22"/>
          <w:rPrChange w:id="715" w:author="Niklas" w:date="2011-02-09T13:16:00Z">
            <w:rPr>
              <w:sz w:val="24"/>
            </w:rPr>
          </w:rPrChange>
        </w:rPr>
        <w:pPrChange w:id="716" w:author="Niklas" w:date="2011-02-09T13:18:00Z">
          <w:pPr>
            <w:spacing w:line="360" w:lineRule="auto"/>
          </w:pPr>
        </w:pPrChange>
      </w:pPr>
      <w:r w:rsidRPr="00023073">
        <w:rPr>
          <w:rFonts w:ascii="Book Antiqua" w:hAnsi="Book Antiqua"/>
          <w:sz w:val="22"/>
          <w:szCs w:val="22"/>
          <w:rPrChange w:id="717" w:author="Niklas" w:date="2011-02-09T13:16:00Z">
            <w:rPr>
              <w:sz w:val="24"/>
            </w:rPr>
          </w:rPrChange>
        </w:rPr>
        <w:t xml:space="preserve">  En slända passerar på vänster hand. Den är osedvanligt stor, nästan luden och fet. Det är flera månader för tidigt. Jag följer den i flykten. Snart glider den in genom springorna på ett gammalt ruckel. De fönster som saknar glas är förspikade med bräd</w:t>
      </w:r>
      <w:ins w:id="718" w:author="IT Tekniker" w:date="2010-08-18T15:40:00Z">
        <w:r w:rsidR="00575BB1" w:rsidRPr="00023073">
          <w:rPr>
            <w:rFonts w:ascii="Book Antiqua" w:hAnsi="Book Antiqua"/>
            <w:sz w:val="22"/>
            <w:szCs w:val="22"/>
            <w:rPrChange w:id="719" w:author="Niklas" w:date="2011-02-09T13:16:00Z">
              <w:rPr>
                <w:sz w:val="24"/>
              </w:rPr>
            </w:rPrChange>
          </w:rPr>
          <w:t>o</w:t>
        </w:r>
      </w:ins>
      <w:del w:id="720" w:author="IT Tekniker" w:date="2010-08-18T15:40:00Z">
        <w:r w:rsidRPr="00023073" w:rsidDel="00575BB1">
          <w:rPr>
            <w:rFonts w:ascii="Book Antiqua" w:hAnsi="Book Antiqua"/>
            <w:sz w:val="22"/>
            <w:szCs w:val="22"/>
            <w:rPrChange w:id="721" w:author="Niklas" w:date="2011-02-09T13:16:00Z">
              <w:rPr>
                <w:sz w:val="24"/>
              </w:rPr>
            </w:rPrChange>
          </w:rPr>
          <w:delText>e</w:delText>
        </w:r>
      </w:del>
      <w:r w:rsidRPr="00023073">
        <w:rPr>
          <w:rFonts w:ascii="Book Antiqua" w:hAnsi="Book Antiqua"/>
          <w:sz w:val="22"/>
          <w:szCs w:val="22"/>
          <w:rPrChange w:id="722" w:author="Niklas" w:date="2011-02-09T13:16:00Z">
            <w:rPr>
              <w:sz w:val="24"/>
            </w:rPr>
          </w:rPrChange>
        </w:rPr>
        <w:t xml:space="preserve">r eller försedda med </w:t>
      </w:r>
      <w:r w:rsidRPr="00023073">
        <w:rPr>
          <w:rFonts w:ascii="Book Antiqua" w:hAnsi="Book Antiqua"/>
          <w:sz w:val="22"/>
          <w:szCs w:val="22"/>
          <w:rPrChange w:id="723" w:author="Niklas" w:date="2011-02-09T13:16:00Z">
            <w:rPr>
              <w:sz w:val="24"/>
            </w:rPr>
          </w:rPrChange>
        </w:rPr>
        <w:lastRenderedPageBreak/>
        <w:t>luckor, som korkar på en urholkad trädstam. En grönmossig träplog står vakt utanför.</w:t>
      </w:r>
    </w:p>
    <w:p w:rsidR="006D632F" w:rsidRPr="00023073" w:rsidRDefault="006D632F">
      <w:pPr>
        <w:spacing w:line="276" w:lineRule="auto"/>
        <w:rPr>
          <w:rFonts w:ascii="Book Antiqua" w:hAnsi="Book Antiqua"/>
          <w:sz w:val="22"/>
          <w:szCs w:val="22"/>
          <w:rPrChange w:id="724" w:author="Niklas" w:date="2011-02-09T13:16:00Z">
            <w:rPr>
              <w:sz w:val="24"/>
            </w:rPr>
          </w:rPrChange>
        </w:rPr>
        <w:pPrChange w:id="725" w:author="Niklas" w:date="2011-02-09T13:18:00Z">
          <w:pPr>
            <w:spacing w:line="360" w:lineRule="auto"/>
          </w:pPr>
        </w:pPrChange>
      </w:pPr>
      <w:r w:rsidRPr="00023073">
        <w:rPr>
          <w:rFonts w:ascii="Book Antiqua" w:hAnsi="Book Antiqua"/>
          <w:sz w:val="22"/>
          <w:szCs w:val="22"/>
          <w:rPrChange w:id="726" w:author="Niklas" w:date="2011-02-09T13:16:00Z">
            <w:rPr>
              <w:sz w:val="24"/>
            </w:rPr>
          </w:rPrChange>
        </w:rPr>
        <w:t xml:space="preserve">  Väl framme hos apotekaren slår en frän lukt emot mig när jag kliver innanför dörren. </w:t>
      </w:r>
      <w:ins w:id="727" w:author="IT Tekniker" w:date="2011-01-21T15:36:00Z">
        <w:r w:rsidR="00C8248E" w:rsidRPr="00023073">
          <w:rPr>
            <w:rFonts w:ascii="Book Antiqua" w:hAnsi="Book Antiqua"/>
            <w:sz w:val="22"/>
            <w:szCs w:val="22"/>
            <w:rPrChange w:id="728" w:author="Niklas" w:date="2011-02-09T13:16:00Z">
              <w:rPr>
                <w:sz w:val="24"/>
              </w:rPr>
            </w:rPrChange>
          </w:rPr>
          <w:t>D</w:t>
        </w:r>
      </w:ins>
      <w:del w:id="729" w:author="IT Tekniker" w:date="2011-01-21T15:36:00Z">
        <w:r w:rsidRPr="00023073" w:rsidDel="00C8248E">
          <w:rPr>
            <w:rFonts w:ascii="Book Antiqua" w:hAnsi="Book Antiqua"/>
            <w:sz w:val="22"/>
            <w:szCs w:val="22"/>
            <w:rPrChange w:id="730" w:author="Niklas" w:date="2011-02-09T13:16:00Z">
              <w:rPr>
                <w:sz w:val="24"/>
              </w:rPr>
            </w:rPrChange>
          </w:rPr>
          <w:delText>I d</w:delText>
        </w:r>
      </w:del>
      <w:r w:rsidRPr="00023073">
        <w:rPr>
          <w:rFonts w:ascii="Book Antiqua" w:hAnsi="Book Antiqua"/>
          <w:sz w:val="22"/>
          <w:szCs w:val="22"/>
          <w:rPrChange w:id="731" w:author="Niklas" w:date="2011-02-09T13:16:00Z">
            <w:rPr>
              <w:sz w:val="24"/>
            </w:rPr>
          </w:rPrChange>
        </w:rPr>
        <w:t xml:space="preserve">et trånga kyffet är </w:t>
      </w:r>
      <w:del w:id="732" w:author="IT Tekniker" w:date="2011-01-21T15:36:00Z">
        <w:r w:rsidRPr="00023073" w:rsidDel="00C8248E">
          <w:rPr>
            <w:rFonts w:ascii="Book Antiqua" w:hAnsi="Book Antiqua"/>
            <w:sz w:val="22"/>
            <w:szCs w:val="22"/>
            <w:rPrChange w:id="733" w:author="Niklas" w:date="2011-02-09T13:16:00Z">
              <w:rPr>
                <w:sz w:val="24"/>
              </w:rPr>
            </w:rPrChange>
          </w:rPr>
          <w:delText xml:space="preserve">det </w:delText>
        </w:r>
      </w:del>
      <w:del w:id="734" w:author="IT Tekniker" w:date="2010-08-18T15:41:00Z">
        <w:r w:rsidRPr="00023073" w:rsidDel="00575BB1">
          <w:rPr>
            <w:rFonts w:ascii="Book Antiqua" w:hAnsi="Book Antiqua"/>
            <w:sz w:val="22"/>
            <w:szCs w:val="22"/>
            <w:rPrChange w:id="735" w:author="Niklas" w:date="2011-02-09T13:16:00Z">
              <w:rPr>
                <w:sz w:val="24"/>
              </w:rPr>
            </w:rPrChange>
          </w:rPr>
          <w:delText xml:space="preserve">fullt </w:delText>
        </w:r>
      </w:del>
      <w:r w:rsidRPr="00023073">
        <w:rPr>
          <w:rFonts w:ascii="Book Antiqua" w:hAnsi="Book Antiqua"/>
          <w:sz w:val="22"/>
          <w:szCs w:val="22"/>
          <w:rPrChange w:id="736" w:author="Niklas" w:date="2011-02-09T13:16:00Z">
            <w:rPr>
              <w:sz w:val="24"/>
            </w:rPr>
          </w:rPrChange>
        </w:rPr>
        <w:t>belamrat</w:t>
      </w:r>
      <w:ins w:id="737" w:author="IT Tekniker" w:date="2010-08-18T15:41:00Z">
        <w:r w:rsidR="00575BB1" w:rsidRPr="00023073">
          <w:rPr>
            <w:rFonts w:ascii="Book Antiqua" w:hAnsi="Book Antiqua"/>
            <w:sz w:val="22"/>
            <w:szCs w:val="22"/>
            <w:rPrChange w:id="738" w:author="Niklas" w:date="2011-02-09T13:16:00Z">
              <w:rPr>
                <w:sz w:val="24"/>
              </w:rPr>
            </w:rPrChange>
          </w:rPr>
          <w:t xml:space="preserve"> </w:t>
        </w:r>
      </w:ins>
      <w:del w:id="739" w:author="IT Tekniker" w:date="2010-08-18T15:41:00Z">
        <w:r w:rsidRPr="00023073" w:rsidDel="00575BB1">
          <w:rPr>
            <w:rFonts w:ascii="Book Antiqua" w:hAnsi="Book Antiqua"/>
            <w:sz w:val="22"/>
            <w:szCs w:val="22"/>
            <w:rPrChange w:id="740" w:author="Niklas" w:date="2011-02-09T13:16:00Z">
              <w:rPr>
                <w:sz w:val="24"/>
              </w:rPr>
            </w:rPrChange>
          </w:rPr>
          <w:delText xml:space="preserve"> </w:delText>
        </w:r>
      </w:del>
      <w:r w:rsidRPr="00023073">
        <w:rPr>
          <w:rFonts w:ascii="Book Antiqua" w:hAnsi="Book Antiqua"/>
          <w:sz w:val="22"/>
          <w:szCs w:val="22"/>
          <w:rPrChange w:id="741" w:author="Niklas" w:date="2011-02-09T13:16:00Z">
            <w:rPr>
              <w:sz w:val="24"/>
            </w:rPr>
          </w:rPrChange>
        </w:rPr>
        <w:t xml:space="preserve">med allsköns nödvändigheter; dosor med spegellock, luktflaskor, papperspåsar med kryddor och en uppsjö svarta buteljer med korkarna fästa med silvertråd och halsarna hårt lindade. Efter en spelad eftertänksamhet inhandlar jag två stekspadar av tunt porslin och en vätska för att </w:t>
      </w:r>
      <w:ins w:id="742" w:author="IT Tekniker" w:date="2010-08-18T15:40:00Z">
        <w:r w:rsidR="00575BB1" w:rsidRPr="00023073">
          <w:rPr>
            <w:rFonts w:ascii="Book Antiqua" w:hAnsi="Book Antiqua"/>
            <w:sz w:val="22"/>
            <w:szCs w:val="22"/>
            <w:rPrChange w:id="743" w:author="Niklas" w:date="2011-02-09T13:16:00Z">
              <w:rPr/>
            </w:rPrChange>
          </w:rPr>
          <w:t>d</w:t>
        </w:r>
      </w:ins>
      <w:ins w:id="744" w:author="IT Tekniker" w:date="2010-08-18T14:05:00Z">
        <w:r w:rsidR="00776A45" w:rsidRPr="00023073">
          <w:rPr>
            <w:rFonts w:ascii="Book Antiqua" w:hAnsi="Book Antiqua"/>
            <w:sz w:val="22"/>
            <w:szCs w:val="22"/>
            <w:rPrChange w:id="745" w:author="Niklas" w:date="2011-02-09T13:16:00Z">
              <w:rPr/>
            </w:rPrChange>
          </w:rPr>
          <w:t>esinficera</w:t>
        </w:r>
        <w:r w:rsidR="00776A45" w:rsidRPr="00023073" w:rsidDel="00776A45">
          <w:rPr>
            <w:rFonts w:ascii="Book Antiqua" w:hAnsi="Book Antiqua"/>
            <w:sz w:val="22"/>
            <w:szCs w:val="22"/>
            <w:rPrChange w:id="746" w:author="Niklas" w:date="2011-02-09T13:16:00Z">
              <w:rPr>
                <w:sz w:val="24"/>
              </w:rPr>
            </w:rPrChange>
          </w:rPr>
          <w:t xml:space="preserve"> </w:t>
        </w:r>
      </w:ins>
      <w:del w:id="747" w:author="IT Tekniker" w:date="2010-08-18T14:05:00Z">
        <w:r w:rsidRPr="00023073" w:rsidDel="00776A45">
          <w:rPr>
            <w:rFonts w:ascii="Book Antiqua" w:hAnsi="Book Antiqua"/>
            <w:sz w:val="22"/>
            <w:szCs w:val="22"/>
            <w:rPrChange w:id="748" w:author="Niklas" w:date="2011-02-09T13:16:00Z">
              <w:rPr>
                <w:sz w:val="24"/>
              </w:rPr>
            </w:rPrChange>
          </w:rPr>
          <w:delText xml:space="preserve">destillera </w:delText>
        </w:r>
      </w:del>
      <w:r w:rsidRPr="00023073">
        <w:rPr>
          <w:rFonts w:ascii="Book Antiqua" w:hAnsi="Book Antiqua"/>
          <w:sz w:val="22"/>
          <w:szCs w:val="22"/>
          <w:rPrChange w:id="749" w:author="Niklas" w:date="2011-02-09T13:16:00Z">
            <w:rPr>
              <w:sz w:val="24"/>
            </w:rPr>
          </w:rPrChange>
        </w:rPr>
        <w:t xml:space="preserve">verktygen. Som födelsedagspresent åt mig själv </w:t>
      </w:r>
      <w:del w:id="750" w:author="IT Tekniker" w:date="2011-01-21T15:36:00Z">
        <w:r w:rsidRPr="00023073" w:rsidDel="00C8248E">
          <w:rPr>
            <w:rFonts w:ascii="Book Antiqua" w:hAnsi="Book Antiqua"/>
            <w:sz w:val="22"/>
            <w:szCs w:val="22"/>
            <w:rPrChange w:id="751" w:author="Niklas" w:date="2011-02-09T13:16:00Z">
              <w:rPr>
                <w:sz w:val="24"/>
              </w:rPr>
            </w:rPrChange>
          </w:rPr>
          <w:delText>blir det</w:delText>
        </w:r>
      </w:del>
      <w:ins w:id="752" w:author="IT Tekniker" w:date="2011-01-21T15:36:00Z">
        <w:r w:rsidR="00C8248E" w:rsidRPr="00023073">
          <w:rPr>
            <w:rFonts w:ascii="Book Antiqua" w:hAnsi="Book Antiqua"/>
            <w:sz w:val="22"/>
            <w:szCs w:val="22"/>
            <w:rPrChange w:id="753" w:author="Niklas" w:date="2011-02-09T13:16:00Z">
              <w:rPr>
                <w:sz w:val="24"/>
              </w:rPr>
            </w:rPrChange>
          </w:rPr>
          <w:t>köper jag</w:t>
        </w:r>
      </w:ins>
      <w:r w:rsidRPr="00023073">
        <w:rPr>
          <w:rFonts w:ascii="Book Antiqua" w:hAnsi="Book Antiqua"/>
          <w:sz w:val="22"/>
          <w:szCs w:val="22"/>
          <w:rPrChange w:id="754" w:author="Niklas" w:date="2011-02-09T13:16:00Z">
            <w:rPr>
              <w:sz w:val="24"/>
            </w:rPr>
          </w:rPrChange>
        </w:rPr>
        <w:t xml:space="preserve"> fem gram av ett brunt pulver som innehåller alkaloiden </w:t>
      </w:r>
      <w:del w:id="755" w:author="IT Tekniker" w:date="2011-01-21T15:36:00Z">
        <w:r w:rsidRPr="00023073" w:rsidDel="00C8248E">
          <w:rPr>
            <w:rFonts w:ascii="Book Antiqua" w:hAnsi="Book Antiqua"/>
            <w:sz w:val="22"/>
            <w:szCs w:val="22"/>
            <w:rPrChange w:id="756" w:author="Niklas" w:date="2011-02-09T13:16:00Z">
              <w:rPr>
                <w:sz w:val="24"/>
              </w:rPr>
            </w:rPrChange>
          </w:rPr>
          <w:delText>Bufotenin</w:delText>
        </w:r>
      </w:del>
      <w:proofErr w:type="spellStart"/>
      <w:ins w:id="757" w:author="IT Tekniker" w:date="2011-01-21T15:36:00Z">
        <w:r w:rsidR="00C8248E" w:rsidRPr="00023073">
          <w:rPr>
            <w:rFonts w:ascii="Book Antiqua" w:hAnsi="Book Antiqua"/>
            <w:sz w:val="22"/>
            <w:szCs w:val="22"/>
            <w:rPrChange w:id="758" w:author="Niklas" w:date="2011-02-09T13:16:00Z">
              <w:rPr>
                <w:sz w:val="24"/>
              </w:rPr>
            </w:rPrChange>
          </w:rPr>
          <w:t>bufotenin</w:t>
        </w:r>
      </w:ins>
      <w:proofErr w:type="spellEnd"/>
      <w:r w:rsidRPr="00023073">
        <w:rPr>
          <w:rFonts w:ascii="Book Antiqua" w:hAnsi="Book Antiqua"/>
          <w:sz w:val="22"/>
          <w:szCs w:val="22"/>
          <w:rPrChange w:id="759" w:author="Niklas" w:date="2011-02-09T13:16:00Z">
            <w:rPr>
              <w:sz w:val="24"/>
            </w:rPr>
          </w:rPrChange>
        </w:rPr>
        <w:t xml:space="preserve">. Apotekaren ser på mig som om jag vore en smula vrickad men jag låtsas inte ta notis om det. Kemiska experiment är sedan länge olagliga, och det är säkrast att inte röja sina avsikter. Samtidigt kan köp av droger bli till en rökridå som blåser åt motsatt håll, ty det är </w:t>
      </w:r>
      <w:del w:id="760" w:author="IT Tekniker" w:date="2010-08-18T15:41:00Z">
        <w:r w:rsidRPr="00023073" w:rsidDel="00575BB1">
          <w:rPr>
            <w:rFonts w:ascii="Book Antiqua" w:hAnsi="Book Antiqua"/>
            <w:sz w:val="22"/>
            <w:szCs w:val="22"/>
            <w:rPrChange w:id="761" w:author="Niklas" w:date="2011-02-09T13:16:00Z">
              <w:rPr>
                <w:sz w:val="24"/>
              </w:rPr>
            </w:rPrChange>
          </w:rPr>
          <w:delText xml:space="preserve">det </w:delText>
        </w:r>
      </w:del>
      <w:r w:rsidRPr="00023073">
        <w:rPr>
          <w:rFonts w:ascii="Book Antiqua" w:hAnsi="Book Antiqua"/>
          <w:sz w:val="22"/>
          <w:szCs w:val="22"/>
          <w:rPrChange w:id="762" w:author="Niklas" w:date="2011-02-09T13:16:00Z">
            <w:rPr>
              <w:sz w:val="24"/>
            </w:rPr>
          </w:rPrChange>
        </w:rPr>
        <w:t>alldeles för lätt att avslöja sig genom mystiska inköp eller oövertänkta uttalanden. Bara tanken på att ertappas och dras fram i ljuset för allmän beskådan får mig att gripas av ett ögonblicks missmod.</w:t>
      </w:r>
    </w:p>
    <w:p w:rsidR="006D632F" w:rsidRPr="00023073" w:rsidRDefault="006D632F">
      <w:pPr>
        <w:spacing w:line="276" w:lineRule="auto"/>
        <w:rPr>
          <w:rFonts w:ascii="Book Antiqua" w:hAnsi="Book Antiqua"/>
          <w:sz w:val="22"/>
          <w:szCs w:val="22"/>
          <w:rPrChange w:id="763" w:author="Niklas" w:date="2011-02-09T13:16:00Z">
            <w:rPr>
              <w:sz w:val="24"/>
            </w:rPr>
          </w:rPrChange>
        </w:rPr>
        <w:pPrChange w:id="764" w:author="Niklas" w:date="2011-02-09T13:18:00Z">
          <w:pPr>
            <w:spacing w:line="360" w:lineRule="auto"/>
          </w:pPr>
        </w:pPrChange>
      </w:pPr>
      <w:r w:rsidRPr="00023073">
        <w:rPr>
          <w:rFonts w:ascii="Book Antiqua" w:hAnsi="Book Antiqua"/>
          <w:sz w:val="22"/>
          <w:szCs w:val="22"/>
          <w:rPrChange w:id="765" w:author="Niklas" w:date="2011-02-09T13:16:00Z">
            <w:rPr>
              <w:sz w:val="24"/>
            </w:rPr>
          </w:rPrChange>
        </w:rPr>
        <w:t xml:space="preserve">  </w:t>
      </w:r>
      <w:del w:id="766" w:author="IT Tekniker" w:date="2011-01-21T15:37:00Z">
        <w:r w:rsidRPr="00023073" w:rsidDel="00C8248E">
          <w:rPr>
            <w:rFonts w:ascii="Book Antiqua" w:hAnsi="Book Antiqua"/>
            <w:sz w:val="22"/>
            <w:szCs w:val="22"/>
            <w:rPrChange w:id="767" w:author="Niklas" w:date="2011-02-09T13:16:00Z">
              <w:rPr>
                <w:sz w:val="24"/>
              </w:rPr>
            </w:rPrChange>
          </w:rPr>
          <w:delText>Ett illavarslande indicium på att allt inte står rätt till är att</w:delText>
        </w:r>
      </w:del>
      <w:ins w:id="768" w:author="IT Tekniker" w:date="2011-01-21T15:37:00Z">
        <w:r w:rsidR="00C8248E" w:rsidRPr="00023073">
          <w:rPr>
            <w:rFonts w:ascii="Book Antiqua" w:hAnsi="Book Antiqua"/>
            <w:sz w:val="22"/>
            <w:szCs w:val="22"/>
            <w:rPrChange w:id="769" w:author="Niklas" w:date="2011-02-09T13:16:00Z">
              <w:rPr>
                <w:sz w:val="24"/>
              </w:rPr>
            </w:rPrChange>
          </w:rPr>
          <w:t>A</w:t>
        </w:r>
      </w:ins>
      <w:del w:id="770" w:author="IT Tekniker" w:date="2011-01-21T15:37:00Z">
        <w:r w:rsidRPr="00023073" w:rsidDel="00C8248E">
          <w:rPr>
            <w:rFonts w:ascii="Book Antiqua" w:hAnsi="Book Antiqua"/>
            <w:sz w:val="22"/>
            <w:szCs w:val="22"/>
            <w:rPrChange w:id="771" w:author="Niklas" w:date="2011-02-09T13:16:00Z">
              <w:rPr>
                <w:sz w:val="24"/>
              </w:rPr>
            </w:rPrChange>
          </w:rPr>
          <w:delText xml:space="preserve"> a</w:delText>
        </w:r>
      </w:del>
      <w:r w:rsidRPr="00023073">
        <w:rPr>
          <w:rFonts w:ascii="Book Antiqua" w:hAnsi="Book Antiqua"/>
          <w:sz w:val="22"/>
          <w:szCs w:val="22"/>
          <w:rPrChange w:id="772" w:author="Niklas" w:date="2011-02-09T13:16:00Z">
            <w:rPr>
              <w:sz w:val="24"/>
            </w:rPr>
          </w:rPrChange>
        </w:rPr>
        <w:t>potekarens katt följer efter mig ut på gatan när jag går därifrån. Den är ovårdad och ser ut att bära på baciller. Jag tar av till höger, trots att jag bor åt motsatt håll, och katten följer efter, mot trärucklet som jag tidigare passerat. Är varelsen ifråga en förklädd eumenid som i sedlighetens tjänst förföljer mig? En hämndgudinna som antar olika former för att inte väcka uppmärksamhet?</w:t>
      </w:r>
    </w:p>
    <w:p w:rsidR="006D632F" w:rsidRPr="00023073" w:rsidRDefault="006D632F">
      <w:pPr>
        <w:spacing w:line="276" w:lineRule="auto"/>
        <w:rPr>
          <w:rFonts w:ascii="Book Antiqua" w:hAnsi="Book Antiqua"/>
          <w:sz w:val="22"/>
          <w:szCs w:val="22"/>
          <w:rPrChange w:id="773" w:author="Niklas" w:date="2011-02-09T13:16:00Z">
            <w:rPr>
              <w:sz w:val="24"/>
            </w:rPr>
          </w:rPrChange>
        </w:rPr>
        <w:pPrChange w:id="774" w:author="Niklas" w:date="2011-02-09T13:18:00Z">
          <w:pPr>
            <w:spacing w:line="360" w:lineRule="auto"/>
          </w:pPr>
        </w:pPrChange>
      </w:pPr>
      <w:r w:rsidRPr="00023073">
        <w:rPr>
          <w:rFonts w:ascii="Book Antiqua" w:hAnsi="Book Antiqua"/>
          <w:sz w:val="22"/>
          <w:szCs w:val="22"/>
          <w:rPrChange w:id="775" w:author="Niklas" w:date="2011-02-09T13:16:00Z">
            <w:rPr>
              <w:sz w:val="24"/>
            </w:rPr>
          </w:rPrChange>
        </w:rPr>
        <w:lastRenderedPageBreak/>
        <w:t xml:space="preserve">  Jag stannar till, ställer ner påsen med varorna på den dammiga trottoaren, </w:t>
      </w:r>
      <w:del w:id="776" w:author="IT Tekniker" w:date="2011-01-21T15:39:00Z">
        <w:r w:rsidRPr="00023073" w:rsidDel="00C8248E">
          <w:rPr>
            <w:rFonts w:ascii="Book Antiqua" w:hAnsi="Book Antiqua"/>
            <w:sz w:val="22"/>
            <w:szCs w:val="22"/>
            <w:rPrChange w:id="777" w:author="Niklas" w:date="2011-02-09T13:16:00Z">
              <w:rPr>
                <w:sz w:val="24"/>
              </w:rPr>
            </w:rPrChange>
          </w:rPr>
          <w:delText xml:space="preserve">och </w:delText>
        </w:r>
      </w:del>
      <w:r w:rsidRPr="00023073">
        <w:rPr>
          <w:rFonts w:ascii="Book Antiqua" w:hAnsi="Book Antiqua"/>
          <w:sz w:val="22"/>
          <w:szCs w:val="22"/>
          <w:rPrChange w:id="778" w:author="Niklas" w:date="2011-02-09T13:16:00Z">
            <w:rPr>
              <w:sz w:val="24"/>
            </w:rPr>
          </w:rPrChange>
        </w:rPr>
        <w:t>sätter mig ner och låtsas knyta ena skon. Den möjliga eumeniden passerar utan att så bevärdiga mig en endaste blick, och i samma ögonblick som jag är utanför hennes direkta synvinkel reser jag mig och pustar ut.</w:t>
      </w:r>
    </w:p>
    <w:p w:rsidR="006D632F" w:rsidRPr="00023073" w:rsidRDefault="006D632F">
      <w:pPr>
        <w:spacing w:line="276" w:lineRule="auto"/>
        <w:rPr>
          <w:rFonts w:ascii="Book Antiqua" w:hAnsi="Book Antiqua"/>
          <w:sz w:val="22"/>
          <w:szCs w:val="22"/>
          <w:rPrChange w:id="779" w:author="Niklas" w:date="2011-02-09T13:16:00Z">
            <w:rPr>
              <w:sz w:val="24"/>
            </w:rPr>
          </w:rPrChange>
        </w:rPr>
        <w:pPrChange w:id="780" w:author="Niklas" w:date="2011-02-09T13:18:00Z">
          <w:pPr>
            <w:spacing w:line="360" w:lineRule="auto"/>
          </w:pPr>
        </w:pPrChange>
      </w:pPr>
      <w:r w:rsidRPr="00023073">
        <w:rPr>
          <w:rFonts w:ascii="Book Antiqua" w:hAnsi="Book Antiqua"/>
          <w:sz w:val="22"/>
          <w:szCs w:val="22"/>
          <w:rPrChange w:id="781" w:author="Niklas" w:date="2011-02-09T13:16:00Z">
            <w:rPr>
              <w:sz w:val="24"/>
            </w:rPr>
          </w:rPrChange>
        </w:rPr>
        <w:t xml:space="preserve">  </w:t>
      </w:r>
      <w:del w:id="782" w:author="IT Tekniker" w:date="2011-01-21T15:38:00Z">
        <w:r w:rsidRPr="00023073" w:rsidDel="00C8248E">
          <w:rPr>
            <w:rFonts w:ascii="Book Antiqua" w:hAnsi="Book Antiqua"/>
            <w:sz w:val="22"/>
            <w:szCs w:val="22"/>
            <w:rPrChange w:id="783" w:author="Niklas" w:date="2011-02-09T13:16:00Z">
              <w:rPr>
                <w:sz w:val="24"/>
              </w:rPr>
            </w:rPrChange>
          </w:rPr>
          <w:delText xml:space="preserve">Fantasin skenar iväg med mig! </w:delText>
        </w:r>
      </w:del>
      <w:ins w:id="784" w:author="IT Tekniker" w:date="2011-01-21T15:38:00Z">
        <w:r w:rsidR="00C8248E" w:rsidRPr="00023073">
          <w:rPr>
            <w:rFonts w:ascii="Book Antiqua" w:hAnsi="Book Antiqua"/>
            <w:sz w:val="22"/>
            <w:szCs w:val="22"/>
            <w:rPrChange w:id="785" w:author="Niklas" w:date="2011-02-09T13:16:00Z">
              <w:rPr>
                <w:sz w:val="24"/>
              </w:rPr>
            </w:rPrChange>
          </w:rPr>
          <w:t>Var det</w:t>
        </w:r>
      </w:ins>
      <w:ins w:id="786" w:author="IT Tekniker" w:date="2011-01-21T15:37:00Z">
        <w:r w:rsidR="00C8248E" w:rsidRPr="00023073">
          <w:rPr>
            <w:rFonts w:ascii="Book Antiqua" w:hAnsi="Book Antiqua"/>
            <w:sz w:val="22"/>
            <w:szCs w:val="22"/>
            <w:rPrChange w:id="787" w:author="Niklas" w:date="2011-02-09T13:16:00Z">
              <w:rPr>
                <w:sz w:val="24"/>
              </w:rPr>
            </w:rPrChange>
          </w:rPr>
          <w:t xml:space="preserve"> ett illavarslande indicium? </w:t>
        </w:r>
      </w:ins>
      <w:ins w:id="788" w:author="IT Tekniker" w:date="2011-01-21T15:39:00Z">
        <w:r w:rsidR="00C8248E" w:rsidRPr="00023073">
          <w:rPr>
            <w:rFonts w:ascii="Book Antiqua" w:hAnsi="Book Antiqua"/>
            <w:sz w:val="22"/>
            <w:szCs w:val="22"/>
            <w:rPrChange w:id="789" w:author="Niklas" w:date="2011-02-09T13:16:00Z">
              <w:rPr>
                <w:sz w:val="24"/>
              </w:rPr>
            </w:rPrChange>
          </w:rPr>
          <w:t>Så l</w:t>
        </w:r>
      </w:ins>
      <w:del w:id="790" w:author="IT Tekniker" w:date="2011-01-21T15:39:00Z">
        <w:r w:rsidRPr="00023073" w:rsidDel="00C8248E">
          <w:rPr>
            <w:rFonts w:ascii="Book Antiqua" w:hAnsi="Book Antiqua"/>
            <w:sz w:val="22"/>
            <w:szCs w:val="22"/>
            <w:rPrChange w:id="791" w:author="Niklas" w:date="2011-02-09T13:16:00Z">
              <w:rPr>
                <w:sz w:val="24"/>
              </w:rPr>
            </w:rPrChange>
          </w:rPr>
          <w:delText>L</w:delText>
        </w:r>
      </w:del>
      <w:r w:rsidRPr="00023073">
        <w:rPr>
          <w:rFonts w:ascii="Book Antiqua" w:hAnsi="Book Antiqua"/>
          <w:sz w:val="22"/>
          <w:szCs w:val="22"/>
          <w:rPrChange w:id="792" w:author="Niklas" w:date="2011-02-09T13:16:00Z">
            <w:rPr>
              <w:sz w:val="24"/>
            </w:rPr>
          </w:rPrChange>
        </w:rPr>
        <w:t>ugnt och stilla</w:t>
      </w:r>
      <w:ins w:id="793" w:author="IT Tekniker" w:date="2011-01-21T15:39:00Z">
        <w:r w:rsidR="00C8248E" w:rsidRPr="00023073">
          <w:rPr>
            <w:rFonts w:ascii="Book Antiqua" w:hAnsi="Book Antiqua"/>
            <w:sz w:val="22"/>
            <w:szCs w:val="22"/>
            <w:rPrChange w:id="794" w:author="Niklas" w:date="2011-02-09T13:16:00Z">
              <w:rPr>
                <w:sz w:val="24"/>
              </w:rPr>
            </w:rPrChange>
          </w:rPr>
          <w:t xml:space="preserve"> som det bara är möjligt</w:t>
        </w:r>
      </w:ins>
      <w:r w:rsidRPr="00023073">
        <w:rPr>
          <w:rFonts w:ascii="Book Antiqua" w:hAnsi="Book Antiqua"/>
          <w:sz w:val="22"/>
          <w:szCs w:val="22"/>
          <w:rPrChange w:id="795" w:author="Niklas" w:date="2011-02-09T13:16:00Z">
            <w:rPr>
              <w:sz w:val="24"/>
            </w:rPr>
          </w:rPrChange>
        </w:rPr>
        <w:t xml:space="preserve"> tittar jag efter katten. Den fortsätter en bit framåt och kilar därpå in i ett buskage längre fram, alldeles i anslutning till rucklet.</w:t>
      </w:r>
    </w:p>
    <w:p w:rsidR="006D632F" w:rsidRPr="00023073" w:rsidRDefault="006D632F">
      <w:pPr>
        <w:spacing w:line="276" w:lineRule="auto"/>
        <w:rPr>
          <w:rFonts w:ascii="Book Antiqua" w:hAnsi="Book Antiqua"/>
          <w:sz w:val="22"/>
          <w:szCs w:val="22"/>
          <w:rPrChange w:id="796" w:author="Niklas" w:date="2011-02-09T13:16:00Z">
            <w:rPr>
              <w:sz w:val="24"/>
            </w:rPr>
          </w:rPrChange>
        </w:rPr>
        <w:pPrChange w:id="797" w:author="Niklas" w:date="2011-02-09T13:18:00Z">
          <w:pPr>
            <w:spacing w:line="360" w:lineRule="auto"/>
          </w:pPr>
        </w:pPrChange>
      </w:pPr>
    </w:p>
    <w:p w:rsidR="006D632F" w:rsidRPr="00023073" w:rsidRDefault="006D632F">
      <w:pPr>
        <w:spacing w:line="276" w:lineRule="auto"/>
        <w:jc w:val="center"/>
        <w:rPr>
          <w:rFonts w:ascii="Book Antiqua" w:hAnsi="Book Antiqua"/>
          <w:sz w:val="22"/>
          <w:szCs w:val="22"/>
          <w:rPrChange w:id="798" w:author="Niklas" w:date="2011-02-09T13:16:00Z">
            <w:rPr>
              <w:sz w:val="24"/>
            </w:rPr>
          </w:rPrChange>
        </w:rPr>
        <w:pPrChange w:id="799" w:author="Niklas" w:date="2011-02-09T13:18:00Z">
          <w:pPr>
            <w:spacing w:line="360" w:lineRule="auto"/>
            <w:jc w:val="center"/>
          </w:pPr>
        </w:pPrChange>
      </w:pPr>
      <w:ins w:id="800" w:author="Niklas Dahlman" w:date="2010-03-11T11:30:00Z">
        <w:r w:rsidRPr="00023073">
          <w:rPr>
            <w:rFonts w:ascii="Book Antiqua" w:hAnsi="Book Antiqua"/>
            <w:sz w:val="22"/>
            <w:szCs w:val="22"/>
            <w:rPrChange w:id="801" w:author="Niklas" w:date="2011-02-09T13:16:00Z">
              <w:rPr>
                <w:sz w:val="24"/>
              </w:rPr>
            </w:rPrChange>
          </w:rPr>
          <w:t xml:space="preserve">* </w:t>
        </w:r>
      </w:ins>
      <w:ins w:id="802" w:author="Niklas" w:date="2011-02-09T13:24:00Z">
        <w:r w:rsidR="00CF017F">
          <w:rPr>
            <w:rFonts w:ascii="Book Antiqua" w:hAnsi="Book Antiqua"/>
            <w:sz w:val="22"/>
            <w:szCs w:val="22"/>
          </w:rPr>
          <w:t>*</w:t>
        </w:r>
      </w:ins>
      <w:del w:id="803" w:author="Niklas Dahlman" w:date="2010-03-11T11:30:00Z">
        <w:r w:rsidRPr="00023073" w:rsidDel="00164604">
          <w:rPr>
            <w:rFonts w:ascii="Book Antiqua" w:hAnsi="Book Antiqua"/>
            <w:sz w:val="22"/>
            <w:szCs w:val="22"/>
            <w:rPrChange w:id="804" w:author="Niklas" w:date="2011-02-09T13:16:00Z">
              <w:rPr>
                <w:sz w:val="24"/>
              </w:rPr>
            </w:rPrChange>
          </w:rPr>
          <w:delText>*</w:delText>
        </w:r>
      </w:del>
      <w:ins w:id="805" w:author="Niklas Dahlman" w:date="2010-03-11T11:30:00Z">
        <w:r w:rsidRPr="00023073">
          <w:rPr>
            <w:rFonts w:ascii="Book Antiqua" w:hAnsi="Book Antiqua"/>
            <w:sz w:val="22"/>
            <w:szCs w:val="22"/>
            <w:rPrChange w:id="806" w:author="Niklas" w:date="2011-02-09T13:16:00Z">
              <w:rPr>
                <w:sz w:val="24"/>
              </w:rPr>
            </w:rPrChange>
          </w:rPr>
          <w:t xml:space="preserve"> *</w:t>
        </w:r>
      </w:ins>
    </w:p>
    <w:p w:rsidR="006D632F" w:rsidRPr="00023073" w:rsidRDefault="006D632F">
      <w:pPr>
        <w:spacing w:line="276" w:lineRule="auto"/>
        <w:rPr>
          <w:rFonts w:ascii="Book Antiqua" w:hAnsi="Book Antiqua"/>
          <w:sz w:val="22"/>
          <w:szCs w:val="22"/>
          <w:rPrChange w:id="807" w:author="Niklas" w:date="2011-02-09T13:16:00Z">
            <w:rPr>
              <w:sz w:val="24"/>
            </w:rPr>
          </w:rPrChange>
        </w:rPr>
        <w:pPrChange w:id="808" w:author="Niklas" w:date="2011-02-09T13:18:00Z">
          <w:pPr>
            <w:spacing w:line="360" w:lineRule="auto"/>
          </w:pPr>
        </w:pPrChange>
      </w:pPr>
    </w:p>
    <w:p w:rsidR="006D632F" w:rsidRPr="00023073" w:rsidRDefault="006D632F">
      <w:pPr>
        <w:spacing w:line="276" w:lineRule="auto"/>
        <w:rPr>
          <w:rFonts w:ascii="Book Antiqua" w:hAnsi="Book Antiqua"/>
          <w:sz w:val="22"/>
          <w:szCs w:val="22"/>
          <w:rPrChange w:id="809" w:author="Niklas" w:date="2011-02-09T13:16:00Z">
            <w:rPr>
              <w:sz w:val="24"/>
            </w:rPr>
          </w:rPrChange>
        </w:rPr>
        <w:pPrChange w:id="810" w:author="Niklas" w:date="2011-02-09T13:18:00Z">
          <w:pPr>
            <w:spacing w:line="360" w:lineRule="auto"/>
          </w:pPr>
        </w:pPrChange>
      </w:pPr>
      <w:r w:rsidRPr="00023073">
        <w:rPr>
          <w:rFonts w:ascii="Book Antiqua" w:hAnsi="Book Antiqua"/>
          <w:sz w:val="22"/>
          <w:szCs w:val="22"/>
          <w:rPrChange w:id="811" w:author="Niklas" w:date="2011-02-09T13:16:00Z">
            <w:rPr>
              <w:sz w:val="24"/>
            </w:rPr>
          </w:rPrChange>
        </w:rPr>
        <w:t xml:space="preserve">Brasserie </w:t>
      </w:r>
      <w:proofErr w:type="spellStart"/>
      <w:r w:rsidRPr="00023073">
        <w:rPr>
          <w:rFonts w:ascii="Book Antiqua" w:hAnsi="Book Antiqua"/>
          <w:sz w:val="22"/>
          <w:szCs w:val="22"/>
          <w:rPrChange w:id="812" w:author="Niklas" w:date="2011-02-09T13:16:00Z">
            <w:rPr>
              <w:sz w:val="24"/>
            </w:rPr>
          </w:rPrChange>
        </w:rPr>
        <w:t>Dinár</w:t>
      </w:r>
      <w:proofErr w:type="spellEnd"/>
      <w:r w:rsidRPr="00023073">
        <w:rPr>
          <w:rFonts w:ascii="Book Antiqua" w:hAnsi="Book Antiqua"/>
          <w:sz w:val="22"/>
          <w:szCs w:val="22"/>
          <w:rPrChange w:id="813" w:author="Niklas" w:date="2011-02-09T13:16:00Z">
            <w:rPr>
              <w:sz w:val="24"/>
            </w:rPr>
          </w:rPrChange>
        </w:rPr>
        <w:t xml:space="preserve"> är en liten restaurang ingrävd vid en ogräsbeväxt kulle alldeles intill </w:t>
      </w:r>
      <w:proofErr w:type="spellStart"/>
      <w:r w:rsidRPr="00023073">
        <w:rPr>
          <w:rFonts w:ascii="Book Antiqua" w:hAnsi="Book Antiqua"/>
          <w:sz w:val="22"/>
          <w:szCs w:val="22"/>
          <w:rPrChange w:id="814" w:author="Niklas" w:date="2011-02-09T13:16:00Z">
            <w:rPr>
              <w:sz w:val="24"/>
            </w:rPr>
          </w:rPrChange>
        </w:rPr>
        <w:t>Rue</w:t>
      </w:r>
      <w:proofErr w:type="spellEnd"/>
      <w:r w:rsidRPr="00023073">
        <w:rPr>
          <w:rFonts w:ascii="Book Antiqua" w:hAnsi="Book Antiqua"/>
          <w:sz w:val="22"/>
          <w:szCs w:val="22"/>
          <w:rPrChange w:id="815" w:author="Niklas" w:date="2011-02-09T13:16:00Z">
            <w:rPr>
              <w:sz w:val="24"/>
            </w:rPr>
          </w:rPrChange>
        </w:rPr>
        <w:t xml:space="preserve"> </w:t>
      </w:r>
      <w:proofErr w:type="spellStart"/>
      <w:r w:rsidRPr="00023073">
        <w:rPr>
          <w:rFonts w:ascii="Book Antiqua" w:hAnsi="Book Antiqua"/>
          <w:sz w:val="22"/>
          <w:szCs w:val="22"/>
          <w:rPrChange w:id="816" w:author="Niklas" w:date="2011-02-09T13:16:00Z">
            <w:rPr>
              <w:sz w:val="24"/>
            </w:rPr>
          </w:rPrChange>
        </w:rPr>
        <w:t>Breteuil</w:t>
      </w:r>
      <w:proofErr w:type="spellEnd"/>
      <w:r w:rsidRPr="00023073">
        <w:rPr>
          <w:rFonts w:ascii="Book Antiqua" w:hAnsi="Book Antiqua"/>
          <w:sz w:val="22"/>
          <w:szCs w:val="22"/>
          <w:rPrChange w:id="817" w:author="Niklas" w:date="2011-02-09T13:16:00Z">
            <w:rPr>
              <w:sz w:val="24"/>
            </w:rPr>
          </w:rPrChange>
        </w:rPr>
        <w:t xml:space="preserve"> som leder ner mot hamnen. Precis framför ingången finns en stentavla som de styrande i staden låtit uppföra. På den står det ”Låt tiden gå i takt med era steg” för att mana förbipasserande till eftertanke. Om gud verkligen existerar måste han vara besviken på sina undersåtar på jorden. De är lata, räddhågade och har fallenhet för gyckel och struntprat i alla lägen.</w:t>
      </w:r>
    </w:p>
    <w:p w:rsidR="006D632F" w:rsidRPr="00023073" w:rsidRDefault="006D632F">
      <w:pPr>
        <w:spacing w:line="276" w:lineRule="auto"/>
        <w:rPr>
          <w:rFonts w:ascii="Book Antiqua" w:hAnsi="Book Antiqua"/>
          <w:sz w:val="22"/>
          <w:szCs w:val="22"/>
          <w:rPrChange w:id="818" w:author="Niklas" w:date="2011-02-09T13:16:00Z">
            <w:rPr>
              <w:sz w:val="24"/>
            </w:rPr>
          </w:rPrChange>
        </w:rPr>
        <w:pPrChange w:id="819" w:author="Niklas" w:date="2011-02-09T13:18:00Z">
          <w:pPr>
            <w:spacing w:line="360" w:lineRule="auto"/>
          </w:pPr>
        </w:pPrChange>
      </w:pPr>
      <w:r w:rsidRPr="00023073">
        <w:rPr>
          <w:rFonts w:ascii="Book Antiqua" w:hAnsi="Book Antiqua"/>
          <w:sz w:val="22"/>
          <w:szCs w:val="22"/>
          <w:rPrChange w:id="820" w:author="Niklas" w:date="2011-02-09T13:16:00Z">
            <w:rPr>
              <w:sz w:val="24"/>
            </w:rPr>
          </w:rPrChange>
        </w:rPr>
        <w:t xml:space="preserve">  På brasseriet beställer jag ett glas </w:t>
      </w:r>
      <w:del w:id="821" w:author="IT Tekniker" w:date="2011-01-21T15:39:00Z">
        <w:r w:rsidRPr="00023073" w:rsidDel="00C8248E">
          <w:rPr>
            <w:rFonts w:ascii="Book Antiqua" w:hAnsi="Book Antiqua"/>
            <w:sz w:val="22"/>
            <w:szCs w:val="22"/>
            <w:rPrChange w:id="822" w:author="Niklas" w:date="2011-02-09T13:16:00Z">
              <w:rPr>
                <w:sz w:val="24"/>
              </w:rPr>
            </w:rPrChange>
          </w:rPr>
          <w:delText xml:space="preserve">cherry </w:delText>
        </w:r>
      </w:del>
      <w:ins w:id="823" w:author="IT Tekniker" w:date="2011-01-21T15:39:00Z">
        <w:r w:rsidR="00C8248E" w:rsidRPr="00023073">
          <w:rPr>
            <w:rFonts w:ascii="Book Antiqua" w:hAnsi="Book Antiqua"/>
            <w:sz w:val="22"/>
            <w:szCs w:val="22"/>
            <w:rPrChange w:id="824" w:author="Niklas" w:date="2011-02-09T13:16:00Z">
              <w:rPr>
                <w:sz w:val="24"/>
              </w:rPr>
            </w:rPrChange>
          </w:rPr>
          <w:t xml:space="preserve">sherry </w:t>
        </w:r>
      </w:ins>
      <w:r w:rsidRPr="00023073">
        <w:rPr>
          <w:rFonts w:ascii="Book Antiqua" w:hAnsi="Book Antiqua"/>
          <w:sz w:val="22"/>
          <w:szCs w:val="22"/>
          <w:rPrChange w:id="825" w:author="Niklas" w:date="2011-02-09T13:16:00Z">
            <w:rPr>
              <w:sz w:val="24"/>
            </w:rPr>
          </w:rPrChange>
        </w:rPr>
        <w:t xml:space="preserve">för att stilla hungern. Den värmer mina frusna lemmar som kylts ner sedan jag lämnat Emanuel. En gammal bekant vars namn jag inte kan dra mig till minnes slår sig ner vid mitt bord. Han saknar ögonbryn och har ett utseende som bekräftar ett bittert och skarpt sinnelag. </w:t>
      </w:r>
      <w:ins w:id="826" w:author="IT Tekniker" w:date="2010-08-18T14:05:00Z">
        <w:r w:rsidR="00776A45" w:rsidRPr="00023073">
          <w:rPr>
            <w:rFonts w:ascii="Book Antiqua" w:hAnsi="Book Antiqua"/>
            <w:sz w:val="22"/>
            <w:szCs w:val="22"/>
            <w:rPrChange w:id="827" w:author="Niklas" w:date="2011-02-09T13:16:00Z">
              <w:rPr>
                <w:sz w:val="24"/>
              </w:rPr>
            </w:rPrChange>
          </w:rPr>
          <w:t>Hans m</w:t>
        </w:r>
      </w:ins>
      <w:del w:id="828" w:author="IT Tekniker" w:date="2010-08-18T14:04:00Z">
        <w:r w:rsidRPr="00023073" w:rsidDel="00776A45">
          <w:rPr>
            <w:rFonts w:ascii="Book Antiqua" w:hAnsi="Book Antiqua"/>
            <w:sz w:val="22"/>
            <w:szCs w:val="22"/>
            <w:rPrChange w:id="829" w:author="Niklas" w:date="2011-02-09T13:16:00Z">
              <w:rPr>
                <w:sz w:val="24"/>
              </w:rPr>
            </w:rPrChange>
          </w:rPr>
          <w:delText>M</w:delText>
        </w:r>
      </w:del>
      <w:r w:rsidRPr="00023073">
        <w:rPr>
          <w:rFonts w:ascii="Book Antiqua" w:hAnsi="Book Antiqua"/>
          <w:sz w:val="22"/>
          <w:szCs w:val="22"/>
          <w:rPrChange w:id="830" w:author="Niklas" w:date="2011-02-09T13:16:00Z">
            <w:rPr>
              <w:sz w:val="24"/>
            </w:rPr>
          </w:rPrChange>
        </w:rPr>
        <w:t xml:space="preserve">un </w:t>
      </w:r>
      <w:r w:rsidRPr="00023073">
        <w:rPr>
          <w:rFonts w:ascii="Book Antiqua" w:hAnsi="Book Antiqua"/>
          <w:sz w:val="22"/>
          <w:szCs w:val="22"/>
          <w:rPrChange w:id="831" w:author="Niklas" w:date="2011-02-09T13:16:00Z">
            <w:rPr>
              <w:sz w:val="24"/>
            </w:rPr>
          </w:rPrChange>
        </w:rPr>
        <w:lastRenderedPageBreak/>
        <w:t>är korallröd och den välvda överläppen pryds av ett par mustascher, så skarpa och fina att de skulle kunna vara tecknade med pensel. Klädseln är oklanderlig: sidenfodrad slängkappa, svart kofta och innerst skjortbröst med krås.</w:t>
      </w:r>
    </w:p>
    <w:p w:rsidR="006D632F" w:rsidRPr="00023073" w:rsidRDefault="006D632F">
      <w:pPr>
        <w:spacing w:line="276" w:lineRule="auto"/>
        <w:rPr>
          <w:rFonts w:ascii="Book Antiqua" w:hAnsi="Book Antiqua"/>
          <w:sz w:val="22"/>
          <w:szCs w:val="22"/>
          <w:rPrChange w:id="832" w:author="Niklas" w:date="2011-02-09T13:16:00Z">
            <w:rPr>
              <w:sz w:val="24"/>
            </w:rPr>
          </w:rPrChange>
        </w:rPr>
        <w:pPrChange w:id="833" w:author="Niklas" w:date="2011-02-09T13:18:00Z">
          <w:pPr>
            <w:spacing w:line="360" w:lineRule="auto"/>
          </w:pPr>
        </w:pPrChange>
      </w:pPr>
      <w:r w:rsidRPr="00023073">
        <w:rPr>
          <w:rFonts w:ascii="Book Antiqua" w:hAnsi="Book Antiqua"/>
          <w:sz w:val="22"/>
          <w:szCs w:val="22"/>
          <w:rPrChange w:id="834" w:author="Niklas" w:date="2011-02-09T13:16:00Z">
            <w:rPr>
              <w:sz w:val="24"/>
            </w:rPr>
          </w:rPrChange>
        </w:rPr>
        <w:t xml:space="preserve"> När han beställt vänder han sig mot mig.</w:t>
      </w:r>
    </w:p>
    <w:p w:rsidR="006D632F" w:rsidRPr="00023073" w:rsidRDefault="006D632F">
      <w:pPr>
        <w:spacing w:line="276" w:lineRule="auto"/>
        <w:rPr>
          <w:rFonts w:ascii="Book Antiqua" w:hAnsi="Book Antiqua"/>
          <w:sz w:val="22"/>
          <w:szCs w:val="22"/>
          <w:rPrChange w:id="835" w:author="Niklas" w:date="2011-02-09T13:16:00Z">
            <w:rPr>
              <w:sz w:val="24"/>
            </w:rPr>
          </w:rPrChange>
        </w:rPr>
        <w:pPrChange w:id="836" w:author="Niklas" w:date="2011-02-09T13:18:00Z">
          <w:pPr>
            <w:spacing w:line="360" w:lineRule="auto"/>
          </w:pPr>
        </w:pPrChange>
      </w:pPr>
      <w:r w:rsidRPr="00023073">
        <w:rPr>
          <w:rFonts w:ascii="Book Antiqua" w:hAnsi="Book Antiqua"/>
          <w:sz w:val="22"/>
          <w:szCs w:val="22"/>
          <w:rPrChange w:id="837" w:author="Niklas" w:date="2011-02-09T13:16:00Z">
            <w:rPr>
              <w:sz w:val="24"/>
            </w:rPr>
          </w:rPrChange>
        </w:rPr>
        <w:t>– Goddag, goddag.</w:t>
      </w:r>
    </w:p>
    <w:p w:rsidR="006D632F" w:rsidRPr="00023073" w:rsidRDefault="006D632F">
      <w:pPr>
        <w:spacing w:line="276" w:lineRule="auto"/>
        <w:rPr>
          <w:rFonts w:ascii="Book Antiqua" w:hAnsi="Book Antiqua"/>
          <w:sz w:val="22"/>
          <w:szCs w:val="22"/>
          <w:rPrChange w:id="838" w:author="Niklas" w:date="2011-02-09T13:16:00Z">
            <w:rPr>
              <w:sz w:val="24"/>
            </w:rPr>
          </w:rPrChange>
        </w:rPr>
        <w:pPrChange w:id="839" w:author="Niklas" w:date="2011-02-09T13:18:00Z">
          <w:pPr>
            <w:spacing w:line="360" w:lineRule="auto"/>
          </w:pPr>
        </w:pPrChange>
      </w:pPr>
      <w:r w:rsidRPr="00023073">
        <w:rPr>
          <w:rFonts w:ascii="Book Antiqua" w:hAnsi="Book Antiqua"/>
          <w:sz w:val="22"/>
          <w:szCs w:val="22"/>
          <w:rPrChange w:id="840" w:author="Niklas" w:date="2011-02-09T13:16:00Z">
            <w:rPr>
              <w:sz w:val="24"/>
            </w:rPr>
          </w:rPrChange>
        </w:rPr>
        <w:t>– Goddag.</w:t>
      </w:r>
    </w:p>
    <w:p w:rsidR="006D632F" w:rsidRPr="00023073" w:rsidRDefault="006D632F">
      <w:pPr>
        <w:spacing w:line="276" w:lineRule="auto"/>
        <w:rPr>
          <w:rFonts w:ascii="Book Antiqua" w:hAnsi="Book Antiqua"/>
          <w:sz w:val="22"/>
          <w:szCs w:val="22"/>
          <w:rPrChange w:id="841" w:author="Niklas" w:date="2011-02-09T13:16:00Z">
            <w:rPr>
              <w:sz w:val="24"/>
            </w:rPr>
          </w:rPrChange>
        </w:rPr>
        <w:pPrChange w:id="842" w:author="Niklas" w:date="2011-02-09T13:18:00Z">
          <w:pPr>
            <w:spacing w:line="360" w:lineRule="auto"/>
          </w:pPr>
        </w:pPrChange>
      </w:pPr>
      <w:r w:rsidRPr="00023073">
        <w:rPr>
          <w:rFonts w:ascii="Book Antiqua" w:hAnsi="Book Antiqua"/>
          <w:sz w:val="22"/>
          <w:szCs w:val="22"/>
          <w:rPrChange w:id="843" w:author="Niklas" w:date="2011-02-09T13:16:00Z">
            <w:rPr>
              <w:sz w:val="24"/>
            </w:rPr>
          </w:rPrChange>
        </w:rPr>
        <w:t>– Det var inte igår! Vad mager ni har blivit. Äter ni inte ordentligt?</w:t>
      </w:r>
    </w:p>
    <w:p w:rsidR="006D632F" w:rsidRPr="00023073" w:rsidRDefault="006D632F">
      <w:pPr>
        <w:spacing w:line="276" w:lineRule="auto"/>
        <w:rPr>
          <w:rFonts w:ascii="Book Antiqua" w:hAnsi="Book Antiqua"/>
          <w:sz w:val="22"/>
          <w:szCs w:val="22"/>
          <w:rPrChange w:id="844" w:author="Niklas" w:date="2011-02-09T13:16:00Z">
            <w:rPr>
              <w:sz w:val="24"/>
            </w:rPr>
          </w:rPrChange>
        </w:rPr>
        <w:pPrChange w:id="845" w:author="Niklas" w:date="2011-02-09T13:18:00Z">
          <w:pPr>
            <w:spacing w:line="360" w:lineRule="auto"/>
          </w:pPr>
        </w:pPrChange>
      </w:pPr>
      <w:r w:rsidRPr="00023073">
        <w:rPr>
          <w:rFonts w:ascii="Book Antiqua" w:hAnsi="Book Antiqua"/>
          <w:sz w:val="22"/>
          <w:szCs w:val="22"/>
          <w:rPrChange w:id="846" w:author="Niklas" w:date="2011-02-09T13:16:00Z">
            <w:rPr>
              <w:sz w:val="24"/>
            </w:rPr>
          </w:rPrChange>
        </w:rPr>
        <w:t xml:space="preserve">  Jag skakar på huvudet.</w:t>
      </w:r>
    </w:p>
    <w:p w:rsidR="006D632F" w:rsidRPr="00023073" w:rsidRDefault="006D632F">
      <w:pPr>
        <w:spacing w:line="276" w:lineRule="auto"/>
        <w:rPr>
          <w:rFonts w:ascii="Book Antiqua" w:hAnsi="Book Antiqua"/>
          <w:sz w:val="22"/>
          <w:szCs w:val="22"/>
          <w:rPrChange w:id="847" w:author="Niklas" w:date="2011-02-09T13:16:00Z">
            <w:rPr>
              <w:sz w:val="24"/>
            </w:rPr>
          </w:rPrChange>
        </w:rPr>
        <w:pPrChange w:id="848" w:author="Niklas" w:date="2011-02-09T13:18:00Z">
          <w:pPr>
            <w:spacing w:line="360" w:lineRule="auto"/>
          </w:pPr>
        </w:pPrChange>
      </w:pPr>
      <w:r w:rsidRPr="00023073">
        <w:rPr>
          <w:rFonts w:ascii="Book Antiqua" w:hAnsi="Book Antiqua"/>
          <w:sz w:val="22"/>
          <w:szCs w:val="22"/>
          <w:rPrChange w:id="849" w:author="Niklas" w:date="2011-02-09T13:16:00Z">
            <w:rPr>
              <w:sz w:val="24"/>
            </w:rPr>
          </w:rPrChange>
        </w:rPr>
        <w:t>–  Nej, jag har ätit lite dåligt på sistone. Jag har haft ont om pengar och då måste man prioritera.</w:t>
      </w:r>
    </w:p>
    <w:p w:rsidR="006D632F" w:rsidRPr="00023073" w:rsidRDefault="006D632F">
      <w:pPr>
        <w:spacing w:line="276" w:lineRule="auto"/>
        <w:rPr>
          <w:rFonts w:ascii="Book Antiqua" w:hAnsi="Book Antiqua"/>
          <w:sz w:val="22"/>
          <w:szCs w:val="22"/>
          <w:rPrChange w:id="850" w:author="Niklas" w:date="2011-02-09T13:16:00Z">
            <w:rPr>
              <w:sz w:val="24"/>
            </w:rPr>
          </w:rPrChange>
        </w:rPr>
        <w:pPrChange w:id="851" w:author="Niklas" w:date="2011-02-09T13:18:00Z">
          <w:pPr>
            <w:spacing w:line="360" w:lineRule="auto"/>
          </w:pPr>
        </w:pPrChange>
      </w:pPr>
      <w:r w:rsidRPr="00023073">
        <w:rPr>
          <w:rFonts w:ascii="Book Antiqua" w:hAnsi="Book Antiqua"/>
          <w:sz w:val="22"/>
          <w:szCs w:val="22"/>
          <w:rPrChange w:id="852" w:author="Niklas" w:date="2011-02-09T13:16:00Z">
            <w:rPr>
              <w:sz w:val="24"/>
            </w:rPr>
          </w:rPrChange>
        </w:rPr>
        <w:t>– Men dryck har ni råd med, säger mannen triumferande, som om han gjort en smått sensationell upptäckt.</w:t>
      </w:r>
    </w:p>
    <w:p w:rsidR="006D632F" w:rsidRPr="00023073" w:rsidRDefault="006D632F">
      <w:pPr>
        <w:spacing w:line="276" w:lineRule="auto"/>
        <w:rPr>
          <w:rFonts w:ascii="Book Antiqua" w:hAnsi="Book Antiqua"/>
          <w:sz w:val="22"/>
          <w:szCs w:val="22"/>
          <w:rPrChange w:id="853" w:author="Niklas" w:date="2011-02-09T13:16:00Z">
            <w:rPr>
              <w:sz w:val="24"/>
            </w:rPr>
          </w:rPrChange>
        </w:rPr>
        <w:pPrChange w:id="854" w:author="Niklas" w:date="2011-02-09T13:18:00Z">
          <w:pPr>
            <w:spacing w:line="360" w:lineRule="auto"/>
          </w:pPr>
        </w:pPrChange>
      </w:pPr>
      <w:r w:rsidRPr="00023073">
        <w:rPr>
          <w:rFonts w:ascii="Book Antiqua" w:hAnsi="Book Antiqua"/>
          <w:sz w:val="22"/>
          <w:szCs w:val="22"/>
          <w:rPrChange w:id="855" w:author="Niklas" w:date="2011-02-09T13:16:00Z">
            <w:rPr>
              <w:sz w:val="24"/>
            </w:rPr>
          </w:rPrChange>
        </w:rPr>
        <w:t xml:space="preserve">– Jag har precis fått pengar och tänkte fira det med lite </w:t>
      </w:r>
      <w:del w:id="856" w:author="IT Tekniker" w:date="2011-01-21T15:39:00Z">
        <w:r w:rsidRPr="00023073" w:rsidDel="00C8248E">
          <w:rPr>
            <w:rFonts w:ascii="Book Antiqua" w:hAnsi="Book Antiqua"/>
            <w:sz w:val="22"/>
            <w:szCs w:val="22"/>
            <w:rPrChange w:id="857" w:author="Niklas" w:date="2011-02-09T13:16:00Z">
              <w:rPr>
                <w:sz w:val="24"/>
              </w:rPr>
            </w:rPrChange>
          </w:rPr>
          <w:delText>cherry</w:delText>
        </w:r>
      </w:del>
      <w:ins w:id="858" w:author="IT Tekniker" w:date="2011-01-21T15:39:00Z">
        <w:r w:rsidR="00C8248E" w:rsidRPr="00023073">
          <w:rPr>
            <w:rFonts w:ascii="Book Antiqua" w:hAnsi="Book Antiqua"/>
            <w:sz w:val="22"/>
            <w:szCs w:val="22"/>
            <w:rPrChange w:id="859" w:author="Niklas" w:date="2011-02-09T13:16:00Z">
              <w:rPr>
                <w:sz w:val="24"/>
              </w:rPr>
            </w:rPrChange>
          </w:rPr>
          <w:t>sherry</w:t>
        </w:r>
      </w:ins>
      <w:r w:rsidRPr="00023073">
        <w:rPr>
          <w:rFonts w:ascii="Book Antiqua" w:hAnsi="Book Antiqua"/>
          <w:sz w:val="22"/>
          <w:szCs w:val="22"/>
          <w:rPrChange w:id="860" w:author="Niklas" w:date="2011-02-09T13:16:00Z">
            <w:rPr>
              <w:sz w:val="24"/>
            </w:rPr>
          </w:rPrChange>
        </w:rPr>
        <w:t>, svarar jag tvärt.</w:t>
      </w:r>
    </w:p>
    <w:p w:rsidR="006D632F" w:rsidRPr="00023073" w:rsidRDefault="006D632F">
      <w:pPr>
        <w:spacing w:line="276" w:lineRule="auto"/>
        <w:rPr>
          <w:rFonts w:ascii="Book Antiqua" w:hAnsi="Book Antiqua"/>
          <w:sz w:val="22"/>
          <w:szCs w:val="22"/>
          <w:rPrChange w:id="861" w:author="Niklas" w:date="2011-02-09T13:16:00Z">
            <w:rPr>
              <w:sz w:val="24"/>
            </w:rPr>
          </w:rPrChange>
        </w:rPr>
        <w:pPrChange w:id="862" w:author="Niklas" w:date="2011-02-09T13:18:00Z">
          <w:pPr>
            <w:spacing w:line="360" w:lineRule="auto"/>
          </w:pPr>
        </w:pPrChange>
      </w:pPr>
      <w:r w:rsidRPr="00023073">
        <w:rPr>
          <w:rFonts w:ascii="Book Antiqua" w:hAnsi="Book Antiqua"/>
          <w:sz w:val="22"/>
          <w:szCs w:val="22"/>
          <w:rPrChange w:id="863" w:author="Niklas" w:date="2011-02-09T13:16:00Z">
            <w:rPr>
              <w:sz w:val="24"/>
            </w:rPr>
          </w:rPrChange>
        </w:rPr>
        <w:t xml:space="preserve">  Måste man redogöra för allt man tar sig för? Jag är inte hungrig nu, och om jag så vore är det min ensak. Det är bara enfaldiga människor som bryr sig om mat, medan vi med högre ideal inte kan </w:t>
      </w:r>
      <w:del w:id="864" w:author="IT Tekniker" w:date="2011-01-21T15:40:00Z">
        <w:r w:rsidRPr="00023073" w:rsidDel="006C7DB0">
          <w:rPr>
            <w:rFonts w:ascii="Book Antiqua" w:hAnsi="Book Antiqua"/>
            <w:sz w:val="22"/>
            <w:szCs w:val="22"/>
            <w:rPrChange w:id="865" w:author="Niklas" w:date="2011-02-09T13:16:00Z">
              <w:rPr>
                <w:sz w:val="24"/>
              </w:rPr>
            </w:rPrChange>
          </w:rPr>
          <w:delText xml:space="preserve">skapa </w:delText>
        </w:r>
      </w:del>
      <w:ins w:id="866" w:author="IT Tekniker" w:date="2011-01-21T15:40:00Z">
        <w:r w:rsidR="006C7DB0" w:rsidRPr="00023073">
          <w:rPr>
            <w:rFonts w:ascii="Book Antiqua" w:hAnsi="Book Antiqua"/>
            <w:sz w:val="22"/>
            <w:szCs w:val="22"/>
            <w:rPrChange w:id="867" w:author="Niklas" w:date="2011-02-09T13:16:00Z">
              <w:rPr>
                <w:sz w:val="24"/>
              </w:rPr>
            </w:rPrChange>
          </w:rPr>
          <w:t xml:space="preserve">bygga </w:t>
        </w:r>
      </w:ins>
      <w:r w:rsidRPr="00023073">
        <w:rPr>
          <w:rFonts w:ascii="Book Antiqua" w:hAnsi="Book Antiqua"/>
          <w:sz w:val="22"/>
          <w:szCs w:val="22"/>
          <w:rPrChange w:id="868" w:author="Niklas" w:date="2011-02-09T13:16:00Z">
            <w:rPr>
              <w:sz w:val="24"/>
            </w:rPr>
          </w:rPrChange>
        </w:rPr>
        <w:t>ett liv kring sådana trivialiteter!</w:t>
      </w:r>
    </w:p>
    <w:p w:rsidR="006D632F" w:rsidRPr="00023073" w:rsidRDefault="006D632F">
      <w:pPr>
        <w:spacing w:line="276" w:lineRule="auto"/>
        <w:rPr>
          <w:rFonts w:ascii="Book Antiqua" w:hAnsi="Book Antiqua"/>
          <w:sz w:val="22"/>
          <w:szCs w:val="22"/>
          <w:rPrChange w:id="869" w:author="Niklas" w:date="2011-02-09T13:16:00Z">
            <w:rPr>
              <w:sz w:val="24"/>
            </w:rPr>
          </w:rPrChange>
        </w:rPr>
        <w:pPrChange w:id="870" w:author="Niklas" w:date="2011-02-09T13:18:00Z">
          <w:pPr>
            <w:spacing w:line="360" w:lineRule="auto"/>
          </w:pPr>
        </w:pPrChange>
      </w:pPr>
      <w:r w:rsidRPr="00023073">
        <w:rPr>
          <w:rFonts w:ascii="Book Antiqua" w:hAnsi="Book Antiqua"/>
          <w:sz w:val="22"/>
          <w:szCs w:val="22"/>
          <w:rPrChange w:id="871" w:author="Niklas" w:date="2011-02-09T13:16:00Z">
            <w:rPr>
              <w:sz w:val="24"/>
            </w:rPr>
          </w:rPrChange>
        </w:rPr>
        <w:t xml:space="preserve">  Oförmögen att klä dessa tankar i ord låter jag honom hållas. Mannen plockar fram sin </w:t>
      </w:r>
      <w:ins w:id="872" w:author="IT Tekniker" w:date="2010-08-18T14:04:00Z">
        <w:r w:rsidR="00776A45" w:rsidRPr="00023073">
          <w:rPr>
            <w:rFonts w:ascii="Book Antiqua" w:hAnsi="Book Antiqua"/>
            <w:sz w:val="22"/>
            <w:szCs w:val="22"/>
            <w:rPrChange w:id="873" w:author="Niklas" w:date="2011-02-09T13:16:00Z">
              <w:rPr>
                <w:sz w:val="24"/>
              </w:rPr>
            </w:rPrChange>
          </w:rPr>
          <w:t>pincené</w:t>
        </w:r>
      </w:ins>
      <w:commentRangeStart w:id="874"/>
      <w:del w:id="875" w:author="IT Tekniker" w:date="2010-08-18T14:04:00Z">
        <w:r w:rsidRPr="00023073" w:rsidDel="00776A45">
          <w:rPr>
            <w:rFonts w:ascii="Book Antiqua" w:hAnsi="Book Antiqua"/>
            <w:sz w:val="22"/>
            <w:szCs w:val="22"/>
            <w:rPrChange w:id="876" w:author="Niklas" w:date="2011-02-09T13:16:00Z">
              <w:rPr>
                <w:sz w:val="24"/>
              </w:rPr>
            </w:rPrChange>
          </w:rPr>
          <w:delText>pencenez</w:delText>
        </w:r>
        <w:commentRangeEnd w:id="874"/>
        <w:r w:rsidRPr="00023073" w:rsidDel="00776A45">
          <w:rPr>
            <w:rStyle w:val="CommentReference"/>
            <w:rFonts w:ascii="Book Antiqua" w:hAnsi="Book Antiqua"/>
            <w:sz w:val="22"/>
            <w:szCs w:val="22"/>
            <w:rPrChange w:id="877" w:author="Niklas" w:date="2011-02-09T13:16:00Z">
              <w:rPr>
                <w:rStyle w:val="CommentReference"/>
              </w:rPr>
            </w:rPrChange>
          </w:rPr>
          <w:commentReference w:id="874"/>
        </w:r>
        <w:r w:rsidRPr="00023073" w:rsidDel="00776A45">
          <w:rPr>
            <w:rFonts w:ascii="Book Antiqua" w:hAnsi="Book Antiqua"/>
            <w:sz w:val="22"/>
            <w:szCs w:val="22"/>
            <w:rPrChange w:id="878" w:author="Niklas" w:date="2011-02-09T13:16:00Z">
              <w:rPr>
                <w:sz w:val="24"/>
              </w:rPr>
            </w:rPrChange>
          </w:rPr>
          <w:delText>,</w:delText>
        </w:r>
      </w:del>
      <w:r w:rsidRPr="00023073">
        <w:rPr>
          <w:rFonts w:ascii="Book Antiqua" w:hAnsi="Book Antiqua"/>
          <w:sz w:val="22"/>
          <w:szCs w:val="22"/>
          <w:rPrChange w:id="879" w:author="Niklas" w:date="2011-02-09T13:16:00Z">
            <w:rPr>
              <w:sz w:val="24"/>
            </w:rPr>
          </w:rPrChange>
        </w:rPr>
        <w:t xml:space="preserve"> högtidligt som om han tänker studera mig närmare.</w:t>
      </w:r>
    </w:p>
    <w:p w:rsidR="006D632F" w:rsidRPr="00023073" w:rsidRDefault="006D632F">
      <w:pPr>
        <w:spacing w:line="276" w:lineRule="auto"/>
        <w:rPr>
          <w:rFonts w:ascii="Book Antiqua" w:hAnsi="Book Antiqua"/>
          <w:sz w:val="22"/>
          <w:szCs w:val="22"/>
          <w:rPrChange w:id="880" w:author="Niklas" w:date="2011-02-09T13:16:00Z">
            <w:rPr>
              <w:sz w:val="24"/>
            </w:rPr>
          </w:rPrChange>
        </w:rPr>
        <w:pPrChange w:id="881" w:author="Niklas" w:date="2011-02-09T13:18:00Z">
          <w:pPr>
            <w:spacing w:line="360" w:lineRule="auto"/>
          </w:pPr>
        </w:pPrChange>
      </w:pPr>
      <w:r w:rsidRPr="00023073">
        <w:rPr>
          <w:rFonts w:ascii="Book Antiqua" w:hAnsi="Book Antiqua"/>
          <w:sz w:val="22"/>
          <w:szCs w:val="22"/>
          <w:rPrChange w:id="882" w:author="Niklas" w:date="2011-02-09T13:16:00Z">
            <w:rPr>
              <w:sz w:val="24"/>
            </w:rPr>
          </w:rPrChange>
        </w:rPr>
        <w:lastRenderedPageBreak/>
        <w:t>– Jag har en bok som kanske intresserar er, säger han. Han sänker rösten betydligt när han säger det, för att det ska låta förtroligt.</w:t>
      </w:r>
    </w:p>
    <w:p w:rsidR="006D632F" w:rsidRPr="00023073" w:rsidRDefault="006D632F">
      <w:pPr>
        <w:spacing w:line="276" w:lineRule="auto"/>
        <w:rPr>
          <w:rFonts w:ascii="Book Antiqua" w:hAnsi="Book Antiqua"/>
          <w:sz w:val="22"/>
          <w:szCs w:val="22"/>
          <w:rPrChange w:id="883" w:author="Niklas" w:date="2011-02-09T13:16:00Z">
            <w:rPr>
              <w:sz w:val="24"/>
            </w:rPr>
          </w:rPrChange>
        </w:rPr>
        <w:pPrChange w:id="884" w:author="Niklas" w:date="2011-02-09T13:18:00Z">
          <w:pPr>
            <w:spacing w:line="360" w:lineRule="auto"/>
          </w:pPr>
        </w:pPrChange>
      </w:pPr>
      <w:r w:rsidRPr="00023073">
        <w:rPr>
          <w:rFonts w:ascii="Book Antiqua" w:hAnsi="Book Antiqua"/>
          <w:sz w:val="22"/>
          <w:szCs w:val="22"/>
          <w:rPrChange w:id="885" w:author="Niklas" w:date="2011-02-09T13:16:00Z">
            <w:rPr>
              <w:sz w:val="24"/>
            </w:rPr>
          </w:rPrChange>
        </w:rPr>
        <w:t xml:space="preserve">  Vad är nu detta? Kan det gälla mina experiment? Med svagt darrande händer och en klump i halsen nickar jag till svar. Mannen tar fram en bibel och lägger den på bordet mellan oss. Jag tar upp den och slår i den på måfå, men allt är som det ska.</w:t>
      </w:r>
    </w:p>
    <w:p w:rsidR="006D632F" w:rsidRPr="00023073" w:rsidRDefault="006D632F">
      <w:pPr>
        <w:spacing w:line="276" w:lineRule="auto"/>
        <w:rPr>
          <w:rFonts w:ascii="Book Antiqua" w:hAnsi="Book Antiqua"/>
          <w:sz w:val="22"/>
          <w:szCs w:val="22"/>
          <w:rPrChange w:id="886" w:author="Niklas" w:date="2011-02-09T13:16:00Z">
            <w:rPr>
              <w:sz w:val="24"/>
            </w:rPr>
          </w:rPrChange>
        </w:rPr>
        <w:pPrChange w:id="887" w:author="Niklas" w:date="2011-02-09T13:18:00Z">
          <w:pPr>
            <w:spacing w:line="360" w:lineRule="auto"/>
          </w:pPr>
        </w:pPrChange>
      </w:pPr>
      <w:r w:rsidRPr="00023073">
        <w:rPr>
          <w:rFonts w:ascii="Book Antiqua" w:hAnsi="Book Antiqua"/>
          <w:sz w:val="22"/>
          <w:szCs w:val="22"/>
          <w:rPrChange w:id="888" w:author="Niklas" w:date="2011-02-09T13:16:00Z">
            <w:rPr>
              <w:sz w:val="24"/>
            </w:rPr>
          </w:rPrChange>
        </w:rPr>
        <w:t>– Vad ska jag med den till?</w:t>
      </w:r>
    </w:p>
    <w:p w:rsidR="006D632F" w:rsidRPr="00023073" w:rsidDel="00164604" w:rsidRDefault="006D632F">
      <w:pPr>
        <w:spacing w:line="276" w:lineRule="auto"/>
        <w:rPr>
          <w:del w:id="889" w:author="Niklas Dahlman" w:date="2010-03-11T11:32:00Z"/>
          <w:rFonts w:ascii="Book Antiqua" w:hAnsi="Book Antiqua"/>
          <w:sz w:val="22"/>
          <w:szCs w:val="22"/>
          <w:rPrChange w:id="890" w:author="Niklas" w:date="2011-02-09T13:16:00Z">
            <w:rPr>
              <w:del w:id="891" w:author="Niklas Dahlman" w:date="2010-03-11T11:32:00Z"/>
              <w:sz w:val="24"/>
            </w:rPr>
          </w:rPrChange>
        </w:rPr>
        <w:pPrChange w:id="892" w:author="Niklas" w:date="2011-02-09T13:18:00Z">
          <w:pPr>
            <w:spacing w:line="360" w:lineRule="auto"/>
          </w:pPr>
        </w:pPrChange>
      </w:pPr>
      <w:r w:rsidRPr="00023073">
        <w:rPr>
          <w:rFonts w:ascii="Book Antiqua" w:hAnsi="Book Antiqua"/>
          <w:sz w:val="22"/>
          <w:szCs w:val="22"/>
          <w:rPrChange w:id="893" w:author="Niklas" w:date="2011-02-09T13:16:00Z">
            <w:rPr>
              <w:sz w:val="24"/>
            </w:rPr>
          </w:rPrChange>
        </w:rPr>
        <w:t>– Ni skulle må bra av att läsa den. På kvällarna innan ni går och lägger er. Den kan ha en lugnande inverkan, särskilt för en orolig själ.</w:t>
      </w:r>
    </w:p>
    <w:p w:rsidR="006D632F" w:rsidRPr="00023073" w:rsidRDefault="006D632F">
      <w:pPr>
        <w:spacing w:line="276" w:lineRule="auto"/>
        <w:rPr>
          <w:rFonts w:ascii="Book Antiqua" w:hAnsi="Book Antiqua"/>
          <w:sz w:val="22"/>
          <w:szCs w:val="22"/>
          <w:rPrChange w:id="894" w:author="Niklas" w:date="2011-02-09T13:16:00Z">
            <w:rPr>
              <w:sz w:val="24"/>
            </w:rPr>
          </w:rPrChange>
        </w:rPr>
        <w:pPrChange w:id="895" w:author="Niklas" w:date="2011-02-09T13:18:00Z">
          <w:pPr>
            <w:spacing w:line="360" w:lineRule="auto"/>
            <w:outlineLvl w:val="0"/>
          </w:pPr>
        </w:pPrChange>
      </w:pPr>
      <w:r w:rsidRPr="00023073">
        <w:rPr>
          <w:rFonts w:ascii="Book Antiqua" w:hAnsi="Book Antiqua"/>
          <w:sz w:val="22"/>
          <w:szCs w:val="22"/>
          <w:rPrChange w:id="896" w:author="Niklas" w:date="2011-02-09T13:16:00Z">
            <w:rPr>
              <w:sz w:val="24"/>
            </w:rPr>
          </w:rPrChange>
        </w:rPr>
        <w:t xml:space="preserve"> </w:t>
      </w:r>
      <w:del w:id="897" w:author="IT Tekniker" w:date="2010-08-18T15:48:00Z">
        <w:r w:rsidRPr="00023073" w:rsidDel="00CB3B27">
          <w:rPr>
            <w:rFonts w:ascii="Book Antiqua" w:hAnsi="Book Antiqua"/>
            <w:sz w:val="22"/>
            <w:szCs w:val="22"/>
            <w:rPrChange w:id="898" w:author="Niklas" w:date="2011-02-09T13:16:00Z">
              <w:rPr>
                <w:sz w:val="24"/>
              </w:rPr>
            </w:rPrChange>
          </w:rPr>
          <w:delText xml:space="preserve"> </w:delText>
        </w:r>
      </w:del>
      <w:r w:rsidRPr="00023073">
        <w:rPr>
          <w:rFonts w:ascii="Book Antiqua" w:hAnsi="Book Antiqua"/>
          <w:sz w:val="22"/>
          <w:szCs w:val="22"/>
          <w:rPrChange w:id="899" w:author="Niklas" w:date="2011-02-09T13:16:00Z">
            <w:rPr>
              <w:sz w:val="24"/>
            </w:rPr>
          </w:rPrChange>
        </w:rPr>
        <w:t>Vadan detta? Ett kamouflerat försök att förhindra mitt nattliga arbete</w:t>
      </w:r>
      <w:del w:id="900" w:author="IT Tekniker" w:date="2011-01-21T15:40:00Z">
        <w:r w:rsidRPr="00023073" w:rsidDel="006C7DB0">
          <w:rPr>
            <w:rFonts w:ascii="Book Antiqua" w:hAnsi="Book Antiqua"/>
            <w:sz w:val="22"/>
            <w:szCs w:val="22"/>
            <w:rPrChange w:id="901" w:author="Niklas" w:date="2011-02-09T13:16:00Z">
              <w:rPr>
                <w:sz w:val="24"/>
              </w:rPr>
            </w:rPrChange>
          </w:rPr>
          <w:delText xml:space="preserve">! </w:delText>
        </w:r>
      </w:del>
      <w:ins w:id="902" w:author="IT Tekniker" w:date="2011-01-21T15:40:00Z">
        <w:r w:rsidR="006C7DB0" w:rsidRPr="00023073">
          <w:rPr>
            <w:rFonts w:ascii="Book Antiqua" w:hAnsi="Book Antiqua"/>
            <w:sz w:val="22"/>
            <w:szCs w:val="22"/>
            <w:rPrChange w:id="903" w:author="Niklas" w:date="2011-02-09T13:16:00Z">
              <w:rPr>
                <w:sz w:val="24"/>
              </w:rPr>
            </w:rPrChange>
          </w:rPr>
          <w:t xml:space="preserve">? </w:t>
        </w:r>
      </w:ins>
      <w:r w:rsidRPr="00023073">
        <w:rPr>
          <w:rFonts w:ascii="Book Antiqua" w:hAnsi="Book Antiqua"/>
          <w:sz w:val="22"/>
          <w:szCs w:val="22"/>
          <w:rPrChange w:id="904" w:author="Niklas" w:date="2011-02-09T13:16:00Z">
            <w:rPr>
              <w:sz w:val="24"/>
            </w:rPr>
          </w:rPrChange>
        </w:rPr>
        <w:t>Eller…</w:t>
      </w:r>
    </w:p>
    <w:p w:rsidR="006D632F" w:rsidRPr="00023073" w:rsidRDefault="006D632F">
      <w:pPr>
        <w:spacing w:line="276" w:lineRule="auto"/>
        <w:rPr>
          <w:rFonts w:ascii="Book Antiqua" w:hAnsi="Book Antiqua"/>
          <w:sz w:val="22"/>
          <w:szCs w:val="22"/>
          <w:rPrChange w:id="905" w:author="Niklas" w:date="2011-02-09T13:16:00Z">
            <w:rPr>
              <w:sz w:val="24"/>
            </w:rPr>
          </w:rPrChange>
        </w:rPr>
        <w:pPrChange w:id="906" w:author="Niklas" w:date="2011-02-09T13:18:00Z">
          <w:pPr>
            <w:spacing w:line="360" w:lineRule="auto"/>
          </w:pPr>
        </w:pPrChange>
      </w:pPr>
      <w:r w:rsidRPr="00023073">
        <w:rPr>
          <w:rFonts w:ascii="Book Antiqua" w:hAnsi="Book Antiqua"/>
          <w:sz w:val="22"/>
          <w:szCs w:val="22"/>
          <w:rPrChange w:id="907" w:author="Niklas" w:date="2011-02-09T13:16:00Z">
            <w:rPr>
              <w:sz w:val="24"/>
            </w:rPr>
          </w:rPrChange>
        </w:rPr>
        <w:t>– Tack så mycket. Bibeln har många år levt vid min sida, men nu var det länge sedan sist och det ska bli ett kärt återseende. Tack ännu en gång. Tack.</w:t>
      </w:r>
    </w:p>
    <w:p w:rsidR="006D632F" w:rsidRPr="00023073" w:rsidRDefault="006D632F">
      <w:pPr>
        <w:spacing w:line="276" w:lineRule="auto"/>
        <w:rPr>
          <w:rFonts w:ascii="Book Antiqua" w:hAnsi="Book Antiqua"/>
          <w:sz w:val="22"/>
          <w:szCs w:val="22"/>
          <w:rPrChange w:id="908" w:author="Niklas" w:date="2011-02-09T13:16:00Z">
            <w:rPr>
              <w:sz w:val="24"/>
            </w:rPr>
          </w:rPrChange>
        </w:rPr>
        <w:pPrChange w:id="909" w:author="Niklas" w:date="2011-02-09T13:18:00Z">
          <w:pPr>
            <w:spacing w:line="360" w:lineRule="auto"/>
          </w:pPr>
        </w:pPrChange>
      </w:pPr>
      <w:r w:rsidRPr="00023073">
        <w:rPr>
          <w:rFonts w:ascii="Book Antiqua" w:hAnsi="Book Antiqua"/>
          <w:sz w:val="22"/>
          <w:szCs w:val="22"/>
          <w:rPrChange w:id="910" w:author="Niklas" w:date="2011-02-09T13:16:00Z">
            <w:rPr>
              <w:sz w:val="24"/>
            </w:rPr>
          </w:rPrChange>
        </w:rPr>
        <w:t xml:space="preserve">  Mannen nickar gillande. Han tror antagligen att bibeln ska få mig att avsluta mitt arbete innan det är färdigt. Som om teologiska teorier skulle få mig att överge alkemin utan att blodvite uppstår. Men jag dyrkar inte Gud utan Mammon. Det är rikedom och friheten som den medför som är min drivkraft, och den säger mig att fortsätta kampen mot Gud, Djävulen och teosofin tills guldet kokar i min ugn. Det är det enda som skulle kunna få lågorna från min inre eld att behärska sig en smula. Bara genom framgången kan jag uppnå den själsliga renhet som jag så hett eftertraktar.</w:t>
      </w:r>
    </w:p>
    <w:p w:rsidR="006D632F" w:rsidRPr="00023073" w:rsidRDefault="006D632F">
      <w:pPr>
        <w:spacing w:line="276" w:lineRule="auto"/>
        <w:rPr>
          <w:rFonts w:ascii="Book Antiqua" w:hAnsi="Book Antiqua"/>
          <w:sz w:val="22"/>
          <w:szCs w:val="22"/>
          <w:rPrChange w:id="911" w:author="Niklas" w:date="2011-02-09T13:16:00Z">
            <w:rPr>
              <w:sz w:val="24"/>
            </w:rPr>
          </w:rPrChange>
        </w:rPr>
        <w:pPrChange w:id="912" w:author="Niklas" w:date="2011-02-09T13:18:00Z">
          <w:pPr>
            <w:spacing w:line="360" w:lineRule="auto"/>
          </w:pPr>
        </w:pPrChange>
      </w:pPr>
      <w:r w:rsidRPr="00023073">
        <w:rPr>
          <w:rFonts w:ascii="Book Antiqua" w:hAnsi="Book Antiqua"/>
          <w:sz w:val="22"/>
          <w:szCs w:val="22"/>
          <w:rPrChange w:id="913" w:author="Niklas" w:date="2011-02-09T13:16:00Z">
            <w:rPr>
              <w:sz w:val="24"/>
            </w:rPr>
          </w:rPrChange>
        </w:rPr>
        <w:lastRenderedPageBreak/>
        <w:t xml:space="preserve">  När min bordsgäst får in sitt te kränger han av sig ytterkappan och plötsligt är han demaskerad: Prästkragen sitter prydligt som stöd åt hans adamsäpple. Han är en fallen präst, invigd i medeltidens mysterier och med tiden även attraherad av kabbalismens trolldomskraft. Tidigare i kyrkans tjänst men nu dömd att vandra runt herrelös och med hela riket som </w:t>
      </w:r>
      <w:proofErr w:type="spellStart"/>
      <w:r w:rsidRPr="00023073">
        <w:rPr>
          <w:rFonts w:ascii="Book Antiqua" w:hAnsi="Book Antiqua"/>
          <w:sz w:val="22"/>
          <w:szCs w:val="22"/>
          <w:rPrChange w:id="914" w:author="Niklas" w:date="2011-02-09T13:16:00Z">
            <w:rPr>
              <w:sz w:val="24"/>
            </w:rPr>
          </w:rPrChange>
        </w:rPr>
        <w:t>biktbås</w:t>
      </w:r>
      <w:proofErr w:type="spellEnd"/>
      <w:r w:rsidRPr="00023073">
        <w:rPr>
          <w:rFonts w:ascii="Book Antiqua" w:hAnsi="Book Antiqua"/>
          <w:sz w:val="22"/>
          <w:szCs w:val="22"/>
          <w:rPrChange w:id="915" w:author="Niklas" w:date="2011-02-09T13:16:00Z">
            <w:rPr>
              <w:sz w:val="24"/>
            </w:rPr>
          </w:rPrChange>
        </w:rPr>
        <w:t>. Som jag minns det har han sedan länge förlorat sig i flaskans djup och mellan kurtisanernas lakan. När han upptäcker att jag identifierat honom nickar han igen.</w:t>
      </w:r>
    </w:p>
    <w:p w:rsidR="006D632F" w:rsidRPr="00023073" w:rsidRDefault="006D632F">
      <w:pPr>
        <w:spacing w:line="276" w:lineRule="auto"/>
        <w:rPr>
          <w:rFonts w:ascii="Book Antiqua" w:hAnsi="Book Antiqua"/>
          <w:sz w:val="22"/>
          <w:szCs w:val="22"/>
          <w:rPrChange w:id="916" w:author="Niklas" w:date="2011-02-09T13:16:00Z">
            <w:rPr>
              <w:sz w:val="24"/>
            </w:rPr>
          </w:rPrChange>
        </w:rPr>
        <w:pPrChange w:id="917" w:author="Niklas" w:date="2011-02-09T13:18:00Z">
          <w:pPr>
            <w:spacing w:line="360" w:lineRule="auto"/>
          </w:pPr>
        </w:pPrChange>
      </w:pPr>
      <w:r w:rsidRPr="00023073">
        <w:rPr>
          <w:rFonts w:ascii="Book Antiqua" w:hAnsi="Book Antiqua"/>
          <w:sz w:val="22"/>
          <w:szCs w:val="22"/>
          <w:rPrChange w:id="918" w:author="Niklas" w:date="2011-02-09T13:16:00Z">
            <w:rPr>
              <w:sz w:val="24"/>
            </w:rPr>
          </w:rPrChange>
        </w:rPr>
        <w:t>– Adjö, säger jag och reser mig hastigt från bordet. Prästen försöker inte hindra mig och jag ger mig ut på gatan. Det har blivit mörkt och jag styr stegen därifrån.</w:t>
      </w:r>
    </w:p>
    <w:p w:rsidR="006D632F" w:rsidRPr="00023073" w:rsidRDefault="006D632F">
      <w:pPr>
        <w:spacing w:line="276" w:lineRule="auto"/>
        <w:rPr>
          <w:rFonts w:ascii="Book Antiqua" w:hAnsi="Book Antiqua"/>
          <w:sz w:val="22"/>
          <w:szCs w:val="22"/>
          <w:rPrChange w:id="919" w:author="Niklas" w:date="2011-02-09T13:16:00Z">
            <w:rPr>
              <w:sz w:val="24"/>
            </w:rPr>
          </w:rPrChange>
        </w:rPr>
        <w:pPrChange w:id="920" w:author="Niklas" w:date="2011-02-09T13:18:00Z">
          <w:pPr>
            <w:spacing w:line="360" w:lineRule="auto"/>
          </w:pPr>
        </w:pPrChange>
      </w:pPr>
      <w:r w:rsidRPr="00023073">
        <w:rPr>
          <w:rFonts w:ascii="Book Antiqua" w:hAnsi="Book Antiqua"/>
          <w:sz w:val="22"/>
          <w:szCs w:val="22"/>
          <w:rPrChange w:id="921" w:author="Niklas" w:date="2011-02-09T13:16:00Z">
            <w:rPr>
              <w:sz w:val="24"/>
            </w:rPr>
          </w:rPrChange>
        </w:rPr>
        <w:t xml:space="preserve">  Hur kommer det sig att till och med en man som inte längre tjänar religionen i egentlig mening söker upp mig på det här viset? Vill de att jag ska plågas av metafysiska vanföreställningar på samma sätt som prästerskapet? Jag som önskar att jag vore ateist, men inser meningslösheten i det, då jag ständigt förföljs av djävulens lakejer. Gud har däremot aldrig varit mig till gagn. Kanske är detta ett tecken på att han nu valt att hjälpa mig, med en av sina förskjutna som budbärare? Efter den senaste tidens ränkspel har </w:t>
      </w:r>
      <w:ins w:id="922" w:author="IT Tekniker" w:date="2010-08-18T15:49:00Z">
        <w:r w:rsidR="00CB3B27" w:rsidRPr="00023073">
          <w:rPr>
            <w:rFonts w:ascii="Book Antiqua" w:hAnsi="Book Antiqua"/>
            <w:sz w:val="22"/>
            <w:szCs w:val="22"/>
            <w:rPrChange w:id="923" w:author="Niklas" w:date="2011-02-09T13:16:00Z">
              <w:rPr>
                <w:sz w:val="24"/>
              </w:rPr>
            </w:rPrChange>
          </w:rPr>
          <w:t xml:space="preserve">det </w:t>
        </w:r>
      </w:ins>
      <w:r w:rsidRPr="00023073">
        <w:rPr>
          <w:rFonts w:ascii="Book Antiqua" w:hAnsi="Book Antiqua"/>
          <w:sz w:val="22"/>
          <w:szCs w:val="22"/>
          <w:rPrChange w:id="924" w:author="Niklas" w:date="2011-02-09T13:16:00Z">
            <w:rPr>
              <w:sz w:val="24"/>
            </w:rPr>
          </w:rPrChange>
        </w:rPr>
        <w:t xml:space="preserve">kanske blivit tid för Gud att ta ansvar för mig, och alla andra själar som plågas. För det är fler än jag som känner smärtan! Alkemister och vetenskapsmän har alltid lidit för kunskapen och avsaknaden av densamma. Och plågans tyngd är stor, vill jag lova! Oändligt omfattande och </w:t>
      </w:r>
      <w:r w:rsidRPr="00023073">
        <w:rPr>
          <w:rFonts w:ascii="Book Antiqua" w:hAnsi="Book Antiqua"/>
          <w:sz w:val="22"/>
          <w:szCs w:val="22"/>
          <w:rPrChange w:id="925" w:author="Niklas" w:date="2011-02-09T13:16:00Z">
            <w:rPr>
              <w:sz w:val="24"/>
            </w:rPr>
          </w:rPrChange>
        </w:rPr>
        <w:lastRenderedPageBreak/>
        <w:t>samtidigt alltid närvarande. Till och med i sömnen störs jag av min längtan efter upplysning. I nattens dvala är det som om anden expanderar och jag vinner insikt, men när jag vaknar är allting borta. De tankebilder som sömnen skulpterat försvinner som genom ett trollslag, för evigt bortspolade från mitt minne och bannlysta i förståndet.</w:t>
      </w:r>
    </w:p>
    <w:p w:rsidR="006D632F" w:rsidRPr="00023073" w:rsidRDefault="006D632F">
      <w:pPr>
        <w:spacing w:line="276" w:lineRule="auto"/>
        <w:rPr>
          <w:rFonts w:ascii="Book Antiqua" w:hAnsi="Book Antiqua"/>
          <w:sz w:val="22"/>
          <w:szCs w:val="22"/>
          <w:rPrChange w:id="926" w:author="Niklas" w:date="2011-02-09T13:16:00Z">
            <w:rPr>
              <w:sz w:val="24"/>
            </w:rPr>
          </w:rPrChange>
        </w:rPr>
        <w:pPrChange w:id="927" w:author="Niklas" w:date="2011-02-09T13:18:00Z">
          <w:pPr>
            <w:spacing w:line="360" w:lineRule="auto"/>
          </w:pPr>
        </w:pPrChange>
      </w:pPr>
      <w:r w:rsidRPr="00023073">
        <w:rPr>
          <w:rFonts w:ascii="Book Antiqua" w:hAnsi="Book Antiqua"/>
          <w:sz w:val="22"/>
          <w:szCs w:val="22"/>
          <w:rPrChange w:id="928" w:author="Niklas" w:date="2011-02-09T13:16:00Z">
            <w:rPr>
              <w:sz w:val="24"/>
            </w:rPr>
          </w:rPrChange>
        </w:rPr>
        <w:t xml:space="preserve">  En fanfar i fjärran väcker mig ur mina tankar. Ensam i kvällsmörkret, sånär som på en nattvandrare på andra sidan gatan. Med bibeln som enda ciceron irrar jag planlöst omkring i ett område jag tidigare aldrig besökt. Jag saknar en Verg</w:t>
      </w:r>
      <w:ins w:id="929" w:author="IT Tekniker" w:date="2010-08-18T15:51:00Z">
        <w:r w:rsidR="00FF5DF2" w:rsidRPr="00023073">
          <w:rPr>
            <w:rFonts w:ascii="Book Antiqua" w:hAnsi="Book Antiqua"/>
            <w:sz w:val="22"/>
            <w:szCs w:val="22"/>
            <w:rPrChange w:id="930" w:author="Niklas" w:date="2011-02-09T13:16:00Z">
              <w:rPr>
                <w:sz w:val="24"/>
              </w:rPr>
            </w:rPrChange>
          </w:rPr>
          <w:t>i</w:t>
        </w:r>
      </w:ins>
      <w:del w:id="931" w:author="IT Tekniker" w:date="2010-08-18T15:51:00Z">
        <w:r w:rsidRPr="00023073" w:rsidDel="00FF5DF2">
          <w:rPr>
            <w:rFonts w:ascii="Book Antiqua" w:hAnsi="Book Antiqua"/>
            <w:sz w:val="22"/>
            <w:szCs w:val="22"/>
            <w:rPrChange w:id="932" w:author="Niklas" w:date="2011-02-09T13:16:00Z">
              <w:rPr>
                <w:sz w:val="24"/>
              </w:rPr>
            </w:rPrChange>
          </w:rPr>
          <w:delText>e</w:delText>
        </w:r>
      </w:del>
      <w:r w:rsidRPr="00023073">
        <w:rPr>
          <w:rFonts w:ascii="Book Antiqua" w:hAnsi="Book Antiqua"/>
          <w:sz w:val="22"/>
          <w:szCs w:val="22"/>
          <w:rPrChange w:id="933" w:author="Niklas" w:date="2011-02-09T13:16:00Z">
            <w:rPr>
              <w:sz w:val="24"/>
            </w:rPr>
          </w:rPrChange>
        </w:rPr>
        <w:t>lius att ty mig till, nu när jag verkligen och i alla avseenden behöver en ledsagare.</w:t>
      </w:r>
    </w:p>
    <w:p w:rsidR="006D632F" w:rsidRPr="00023073" w:rsidRDefault="006D632F">
      <w:pPr>
        <w:spacing w:line="276" w:lineRule="auto"/>
        <w:rPr>
          <w:rFonts w:ascii="Book Antiqua" w:hAnsi="Book Antiqua"/>
          <w:sz w:val="22"/>
          <w:szCs w:val="22"/>
          <w:rPrChange w:id="934" w:author="Niklas" w:date="2011-02-09T13:16:00Z">
            <w:rPr>
              <w:sz w:val="24"/>
            </w:rPr>
          </w:rPrChange>
        </w:rPr>
        <w:pPrChange w:id="935" w:author="Niklas" w:date="2011-02-09T13:18:00Z">
          <w:pPr>
            <w:spacing w:line="360" w:lineRule="auto"/>
          </w:pPr>
        </w:pPrChange>
      </w:pPr>
      <w:r w:rsidRPr="00023073">
        <w:rPr>
          <w:rFonts w:ascii="Book Antiqua" w:hAnsi="Book Antiqua"/>
          <w:sz w:val="22"/>
          <w:szCs w:val="22"/>
          <w:rPrChange w:id="936" w:author="Niklas" w:date="2011-02-09T13:16:00Z">
            <w:rPr>
              <w:sz w:val="24"/>
            </w:rPr>
          </w:rPrChange>
        </w:rPr>
        <w:t>– Hallå</w:t>
      </w:r>
      <w:ins w:id="937" w:author="IT Tekniker" w:date="2011-01-21T15:41:00Z">
        <w:r w:rsidR="006C7DB0" w:rsidRPr="00023073">
          <w:rPr>
            <w:rFonts w:ascii="Book Antiqua" w:hAnsi="Book Antiqua"/>
            <w:sz w:val="22"/>
            <w:szCs w:val="22"/>
            <w:rPrChange w:id="938" w:author="Niklas" w:date="2011-02-09T13:16:00Z">
              <w:rPr>
                <w:sz w:val="24"/>
              </w:rPr>
            </w:rPrChange>
          </w:rPr>
          <w:t>!</w:t>
        </w:r>
      </w:ins>
      <w:del w:id="939" w:author="IT Tekniker" w:date="2011-01-21T15:41:00Z">
        <w:r w:rsidRPr="00023073" w:rsidDel="006C7DB0">
          <w:rPr>
            <w:rFonts w:ascii="Book Antiqua" w:hAnsi="Book Antiqua"/>
            <w:sz w:val="22"/>
            <w:szCs w:val="22"/>
            <w:rPrChange w:id="940" w:author="Niklas" w:date="2011-02-09T13:16:00Z">
              <w:rPr>
                <w:sz w:val="24"/>
              </w:rPr>
            </w:rPrChange>
          </w:rPr>
          <w:delText>,</w:delText>
        </w:r>
      </w:del>
      <w:r w:rsidRPr="00023073">
        <w:rPr>
          <w:rFonts w:ascii="Book Antiqua" w:hAnsi="Book Antiqua"/>
          <w:sz w:val="22"/>
          <w:szCs w:val="22"/>
          <w:rPrChange w:id="941" w:author="Niklas" w:date="2011-02-09T13:16:00Z">
            <w:rPr>
              <w:sz w:val="24"/>
            </w:rPr>
          </w:rPrChange>
        </w:rPr>
        <w:t xml:space="preserve"> ropar jag högt med nattvandraren som adressat, men han ökar bara farten och snart är han utom synhåll.</w:t>
      </w:r>
    </w:p>
    <w:p w:rsidR="006D632F" w:rsidRPr="00023073" w:rsidRDefault="006D632F">
      <w:pPr>
        <w:spacing w:line="276" w:lineRule="auto"/>
        <w:rPr>
          <w:rFonts w:ascii="Book Antiqua" w:hAnsi="Book Antiqua"/>
          <w:sz w:val="22"/>
          <w:szCs w:val="22"/>
          <w:rPrChange w:id="942" w:author="Niklas" w:date="2011-02-09T13:16:00Z">
            <w:rPr>
              <w:sz w:val="24"/>
            </w:rPr>
          </w:rPrChange>
        </w:rPr>
        <w:pPrChange w:id="943" w:author="Niklas" w:date="2011-02-09T13:18:00Z">
          <w:pPr>
            <w:spacing w:line="360" w:lineRule="auto"/>
          </w:pPr>
        </w:pPrChange>
      </w:pPr>
      <w:r w:rsidRPr="00023073">
        <w:rPr>
          <w:rFonts w:ascii="Book Antiqua" w:hAnsi="Book Antiqua"/>
          <w:sz w:val="22"/>
          <w:szCs w:val="22"/>
          <w:rPrChange w:id="944" w:author="Niklas" w:date="2011-02-09T13:16:00Z">
            <w:rPr>
              <w:sz w:val="24"/>
            </w:rPr>
          </w:rPrChange>
        </w:rPr>
        <w:t xml:space="preserve">  Jag stannar till utanför ett rustikt tegelhus i korintisk stil. Den </w:t>
      </w:r>
      <w:proofErr w:type="spellStart"/>
      <w:r w:rsidRPr="00023073">
        <w:rPr>
          <w:rFonts w:ascii="Book Antiqua" w:hAnsi="Book Antiqua"/>
          <w:sz w:val="22"/>
          <w:szCs w:val="22"/>
          <w:rPrChange w:id="945" w:author="Niklas" w:date="2011-02-09T13:16:00Z">
            <w:rPr>
              <w:sz w:val="24"/>
            </w:rPr>
          </w:rPrChange>
        </w:rPr>
        <w:t>rågula</w:t>
      </w:r>
      <w:proofErr w:type="spellEnd"/>
      <w:r w:rsidRPr="00023073">
        <w:rPr>
          <w:rFonts w:ascii="Book Antiqua" w:hAnsi="Book Antiqua"/>
          <w:sz w:val="22"/>
          <w:szCs w:val="22"/>
          <w:rPrChange w:id="946" w:author="Niklas" w:date="2011-02-09T13:16:00Z">
            <w:rPr>
              <w:sz w:val="24"/>
            </w:rPr>
          </w:rPrChange>
        </w:rPr>
        <w:t xml:space="preserve"> porten flankeras av grova kolonner och bredvid den vänstra finns ett upplyst fönster. Jag sätter baskern tillrätta med högerhanden och går fram till porten. Ett samtal pågår därinne och jag knackar tre gånger. Lagom hårt för att inte störa men samtidigt påkalla uppmärksamhet. Det blir alldeles tyst. Jag knackar ytterligare tre gånger. Fortfarande </w:t>
      </w:r>
      <w:del w:id="947" w:author="IT Tekniker" w:date="2011-01-21T15:41:00Z">
        <w:r w:rsidRPr="00023073" w:rsidDel="006C7DB0">
          <w:rPr>
            <w:rFonts w:ascii="Book Antiqua" w:hAnsi="Book Antiqua"/>
            <w:sz w:val="22"/>
            <w:szCs w:val="22"/>
            <w:rPrChange w:id="948" w:author="Niklas" w:date="2011-02-09T13:16:00Z">
              <w:rPr>
                <w:sz w:val="24"/>
              </w:rPr>
            </w:rPrChange>
          </w:rPr>
          <w:delText>tyst</w:delText>
        </w:r>
      </w:del>
      <w:ins w:id="949" w:author="IT Tekniker" w:date="2011-01-21T15:41:00Z">
        <w:r w:rsidR="006C7DB0" w:rsidRPr="00023073">
          <w:rPr>
            <w:rFonts w:ascii="Book Antiqua" w:hAnsi="Book Antiqua"/>
            <w:sz w:val="22"/>
            <w:szCs w:val="22"/>
            <w:rPrChange w:id="950" w:author="Niklas" w:date="2011-02-09T13:16:00Z">
              <w:rPr>
                <w:sz w:val="24"/>
              </w:rPr>
            </w:rPrChange>
          </w:rPr>
          <w:t>inget svar</w:t>
        </w:r>
      </w:ins>
      <w:del w:id="951" w:author="IT Tekniker" w:date="2011-01-21T15:41:00Z">
        <w:r w:rsidRPr="00023073" w:rsidDel="006C7DB0">
          <w:rPr>
            <w:rFonts w:ascii="Book Antiqua" w:hAnsi="Book Antiqua"/>
            <w:sz w:val="22"/>
            <w:szCs w:val="22"/>
            <w:rPrChange w:id="952" w:author="Niklas" w:date="2011-02-09T13:16:00Z">
              <w:rPr>
                <w:sz w:val="24"/>
              </w:rPr>
            </w:rPrChange>
          </w:rPr>
          <w:delText xml:space="preserve"> som i graven</w:delText>
        </w:r>
      </w:del>
      <w:r w:rsidRPr="00023073">
        <w:rPr>
          <w:rFonts w:ascii="Book Antiqua" w:hAnsi="Book Antiqua"/>
          <w:sz w:val="22"/>
          <w:szCs w:val="22"/>
          <w:rPrChange w:id="953" w:author="Niklas" w:date="2011-02-09T13:16:00Z">
            <w:rPr>
              <w:sz w:val="24"/>
            </w:rPr>
          </w:rPrChange>
        </w:rPr>
        <w:t>.</w:t>
      </w:r>
    </w:p>
    <w:p w:rsidR="006D632F" w:rsidRPr="00023073" w:rsidRDefault="006D632F">
      <w:pPr>
        <w:spacing w:line="276" w:lineRule="auto"/>
        <w:rPr>
          <w:rFonts w:ascii="Book Antiqua" w:hAnsi="Book Antiqua"/>
          <w:sz w:val="22"/>
          <w:szCs w:val="22"/>
          <w:rPrChange w:id="954" w:author="Niklas" w:date="2011-02-09T13:16:00Z">
            <w:rPr>
              <w:sz w:val="24"/>
            </w:rPr>
          </w:rPrChange>
        </w:rPr>
        <w:pPrChange w:id="955" w:author="Niklas" w:date="2011-02-09T13:18:00Z">
          <w:pPr>
            <w:spacing w:line="360" w:lineRule="auto"/>
          </w:pPr>
        </w:pPrChange>
      </w:pPr>
      <w:r w:rsidRPr="00023073">
        <w:rPr>
          <w:rFonts w:ascii="Book Antiqua" w:hAnsi="Book Antiqua"/>
          <w:sz w:val="22"/>
          <w:szCs w:val="22"/>
          <w:rPrChange w:id="956" w:author="Niklas" w:date="2011-02-09T13:16:00Z">
            <w:rPr>
              <w:sz w:val="24"/>
            </w:rPr>
          </w:rPrChange>
        </w:rPr>
        <w:t xml:space="preserve">  Jag förnimmer doften av opium. Man bör undvika att röka opium på dragiga eller smutsiga ställen, i sällskap </w:t>
      </w:r>
      <w:del w:id="957" w:author="IT Tekniker" w:date="2011-01-21T15:41:00Z">
        <w:r w:rsidRPr="00023073" w:rsidDel="006C7DB0">
          <w:rPr>
            <w:rFonts w:ascii="Book Antiqua" w:hAnsi="Book Antiqua"/>
            <w:sz w:val="22"/>
            <w:szCs w:val="22"/>
            <w:rPrChange w:id="958" w:author="Niklas" w:date="2011-02-09T13:16:00Z">
              <w:rPr>
                <w:sz w:val="24"/>
              </w:rPr>
            </w:rPrChange>
          </w:rPr>
          <w:delText xml:space="preserve">med </w:delText>
        </w:r>
      </w:del>
      <w:ins w:id="959" w:author="IT Tekniker" w:date="2011-01-21T15:41:00Z">
        <w:r w:rsidR="006C7DB0" w:rsidRPr="00023073">
          <w:rPr>
            <w:rFonts w:ascii="Book Antiqua" w:hAnsi="Book Antiqua"/>
            <w:sz w:val="22"/>
            <w:szCs w:val="22"/>
            <w:rPrChange w:id="960" w:author="Niklas" w:date="2011-02-09T13:16:00Z">
              <w:rPr>
                <w:sz w:val="24"/>
              </w:rPr>
            </w:rPrChange>
          </w:rPr>
          <w:t xml:space="preserve">av </w:t>
        </w:r>
      </w:ins>
      <w:r w:rsidRPr="00023073">
        <w:rPr>
          <w:rFonts w:ascii="Book Antiqua" w:hAnsi="Book Antiqua"/>
          <w:sz w:val="22"/>
          <w:szCs w:val="22"/>
          <w:rPrChange w:id="961" w:author="Niklas" w:date="2011-02-09T13:16:00Z">
            <w:rPr>
              <w:sz w:val="24"/>
            </w:rPr>
          </w:rPrChange>
        </w:rPr>
        <w:t>främlingar eller meningsmotståndare. Det är förbjudet att röka ensam, ty då är det fara värt att demoner infinner sig.</w:t>
      </w:r>
    </w:p>
    <w:p w:rsidR="006D632F" w:rsidRPr="00023073" w:rsidRDefault="006D632F">
      <w:pPr>
        <w:spacing w:line="276" w:lineRule="auto"/>
        <w:rPr>
          <w:rFonts w:ascii="Book Antiqua" w:hAnsi="Book Antiqua"/>
          <w:sz w:val="22"/>
          <w:szCs w:val="22"/>
          <w:rPrChange w:id="962" w:author="Niklas" w:date="2011-02-09T13:16:00Z">
            <w:rPr>
              <w:sz w:val="24"/>
            </w:rPr>
          </w:rPrChange>
        </w:rPr>
        <w:pPrChange w:id="963" w:author="Niklas" w:date="2011-02-09T13:18:00Z">
          <w:pPr>
            <w:spacing w:line="360" w:lineRule="auto"/>
          </w:pPr>
        </w:pPrChange>
      </w:pPr>
      <w:r w:rsidRPr="00023073">
        <w:rPr>
          <w:rFonts w:ascii="Book Antiqua" w:hAnsi="Book Antiqua"/>
          <w:sz w:val="22"/>
          <w:szCs w:val="22"/>
          <w:rPrChange w:id="964" w:author="Niklas" w:date="2011-02-09T13:16:00Z">
            <w:rPr>
              <w:sz w:val="24"/>
            </w:rPr>
          </w:rPrChange>
        </w:rPr>
        <w:lastRenderedPageBreak/>
        <w:t>– Öppna dörren! Öppna! Snälla ni, öppna dörren!</w:t>
      </w:r>
    </w:p>
    <w:p w:rsidR="006D632F" w:rsidRPr="00023073" w:rsidRDefault="006D632F">
      <w:pPr>
        <w:spacing w:line="276" w:lineRule="auto"/>
        <w:rPr>
          <w:rFonts w:ascii="Book Antiqua" w:hAnsi="Book Antiqua"/>
          <w:sz w:val="22"/>
          <w:szCs w:val="22"/>
          <w:rPrChange w:id="965" w:author="Niklas" w:date="2011-02-09T13:16:00Z">
            <w:rPr>
              <w:sz w:val="24"/>
            </w:rPr>
          </w:rPrChange>
        </w:rPr>
        <w:pPrChange w:id="966" w:author="Niklas" w:date="2011-02-09T13:18:00Z">
          <w:pPr>
            <w:spacing w:line="360" w:lineRule="auto"/>
          </w:pPr>
        </w:pPrChange>
      </w:pPr>
      <w:r w:rsidRPr="00023073">
        <w:rPr>
          <w:rFonts w:ascii="Book Antiqua" w:hAnsi="Book Antiqua"/>
          <w:sz w:val="22"/>
          <w:szCs w:val="22"/>
          <w:rPrChange w:id="967" w:author="Niklas" w:date="2011-02-09T13:16:00Z">
            <w:rPr>
              <w:sz w:val="24"/>
            </w:rPr>
          </w:rPrChange>
        </w:rPr>
        <w:t xml:space="preserve">  Nu bultar jag med båda nävarna knutna, men där inifrån hörs inte någonting över</w:t>
      </w:r>
      <w:ins w:id="968" w:author="IT Tekniker" w:date="2011-01-21T15:41:00Z">
        <w:r w:rsidR="006C7DB0" w:rsidRPr="00023073">
          <w:rPr>
            <w:rFonts w:ascii="Book Antiqua" w:hAnsi="Book Antiqua"/>
            <w:sz w:val="22"/>
            <w:szCs w:val="22"/>
            <w:rPrChange w:id="969" w:author="Niklas" w:date="2011-02-09T13:16:00Z">
              <w:rPr>
                <w:sz w:val="24"/>
              </w:rPr>
            </w:rPrChange>
          </w:rPr>
          <w:t xml:space="preserve"> </w:t>
        </w:r>
      </w:ins>
      <w:r w:rsidRPr="00023073">
        <w:rPr>
          <w:rFonts w:ascii="Book Antiqua" w:hAnsi="Book Antiqua"/>
          <w:sz w:val="22"/>
          <w:szCs w:val="22"/>
          <w:rPrChange w:id="970" w:author="Niklas" w:date="2011-02-09T13:16:00Z">
            <w:rPr>
              <w:sz w:val="24"/>
            </w:rPr>
          </w:rPrChange>
        </w:rPr>
        <w:t>huvud taget. Jag tar några steg tillbaka och upptäcker att det inte längre kommer något ljus från fönstret till vänster. Den eller de därinne är nog rädda för att bli påkomna, och vill inte ha oväntat besök med natten i antågande.</w:t>
      </w:r>
    </w:p>
    <w:p w:rsidR="006D632F" w:rsidRPr="00023073" w:rsidRDefault="006D632F">
      <w:pPr>
        <w:spacing w:line="276" w:lineRule="auto"/>
        <w:rPr>
          <w:rFonts w:ascii="Book Antiqua" w:hAnsi="Book Antiqua"/>
          <w:sz w:val="22"/>
          <w:szCs w:val="22"/>
          <w:rPrChange w:id="971" w:author="Niklas" w:date="2011-02-09T13:16:00Z">
            <w:rPr>
              <w:sz w:val="24"/>
            </w:rPr>
          </w:rPrChange>
        </w:rPr>
        <w:pPrChange w:id="972" w:author="Niklas" w:date="2011-02-09T13:18:00Z">
          <w:pPr>
            <w:spacing w:line="360" w:lineRule="auto"/>
          </w:pPr>
        </w:pPrChange>
      </w:pPr>
      <w:r w:rsidRPr="00023073">
        <w:rPr>
          <w:rFonts w:ascii="Book Antiqua" w:hAnsi="Book Antiqua"/>
          <w:sz w:val="22"/>
          <w:szCs w:val="22"/>
          <w:rPrChange w:id="973" w:author="Niklas" w:date="2011-02-09T13:16:00Z">
            <w:rPr>
              <w:sz w:val="24"/>
            </w:rPr>
          </w:rPrChange>
        </w:rPr>
        <w:t xml:space="preserve">  Jag går tillbaka ut på gatan, tar av till vänster och bestämmer mig för att bara gå rakt fram tills jag förhoppningsvis hamnar någonstans där jag känner igen mig eller råkar någon människa. Turen är på min sida, och vid närmaste korsning är omgivningen plötsligt bekant. Min eländiga boning, klostercell och fängelsehåla i ett, är bara några kvarter bort. Jag skyndar på mina steg och försöker glömma bort dagens prövningar. Först förgiftningsförsöket och sedan en fallen präst som förvirrar mig till den grad att jag tappar bort mig i närheten av mitt eget hem! Därtill de hemlighetsfulla som vägrade öppna upp sitt </w:t>
      </w:r>
      <w:proofErr w:type="spellStart"/>
      <w:r w:rsidRPr="00023073">
        <w:rPr>
          <w:rFonts w:ascii="Book Antiqua" w:hAnsi="Book Antiqua"/>
          <w:sz w:val="22"/>
          <w:szCs w:val="22"/>
          <w:rPrChange w:id="974" w:author="Niklas" w:date="2011-02-09T13:16:00Z">
            <w:rPr>
              <w:sz w:val="24"/>
            </w:rPr>
          </w:rPrChange>
        </w:rPr>
        <w:t>petite</w:t>
      </w:r>
      <w:proofErr w:type="spellEnd"/>
      <w:r w:rsidRPr="00023073">
        <w:rPr>
          <w:rFonts w:ascii="Book Antiqua" w:hAnsi="Book Antiqua"/>
          <w:sz w:val="22"/>
          <w:szCs w:val="22"/>
          <w:rPrChange w:id="975" w:author="Niklas" w:date="2011-02-09T13:16:00Z">
            <w:rPr>
              <w:sz w:val="24"/>
            </w:rPr>
          </w:rPrChange>
        </w:rPr>
        <w:t xml:space="preserve"> </w:t>
      </w:r>
      <w:proofErr w:type="spellStart"/>
      <w:r w:rsidRPr="00023073">
        <w:rPr>
          <w:rFonts w:ascii="Book Antiqua" w:hAnsi="Book Antiqua"/>
          <w:sz w:val="22"/>
          <w:szCs w:val="22"/>
          <w:rPrChange w:id="976" w:author="Niklas" w:date="2011-02-09T13:16:00Z">
            <w:rPr>
              <w:sz w:val="24"/>
            </w:rPr>
          </w:rPrChange>
        </w:rPr>
        <w:t>maison</w:t>
      </w:r>
      <w:proofErr w:type="spellEnd"/>
      <w:r w:rsidRPr="00023073">
        <w:rPr>
          <w:rFonts w:ascii="Book Antiqua" w:hAnsi="Book Antiqua"/>
          <w:sz w:val="22"/>
          <w:szCs w:val="22"/>
          <w:rPrChange w:id="977" w:author="Niklas" w:date="2011-02-09T13:16:00Z">
            <w:rPr>
              <w:sz w:val="24"/>
            </w:rPr>
          </w:rPrChange>
        </w:rPr>
        <w:t xml:space="preserve"> när jag var som mest hjälplös.</w:t>
      </w:r>
    </w:p>
    <w:p w:rsidR="006D632F" w:rsidRPr="00023073" w:rsidRDefault="006D632F">
      <w:pPr>
        <w:spacing w:line="276" w:lineRule="auto"/>
        <w:rPr>
          <w:rFonts w:ascii="Book Antiqua" w:hAnsi="Book Antiqua"/>
          <w:sz w:val="22"/>
          <w:szCs w:val="22"/>
          <w:rPrChange w:id="978" w:author="Niklas" w:date="2011-02-09T13:16:00Z">
            <w:rPr>
              <w:sz w:val="24"/>
            </w:rPr>
          </w:rPrChange>
        </w:rPr>
        <w:pPrChange w:id="979" w:author="Niklas" w:date="2011-02-09T13:18:00Z">
          <w:pPr>
            <w:spacing w:line="360" w:lineRule="auto"/>
          </w:pPr>
        </w:pPrChange>
      </w:pPr>
    </w:p>
    <w:p w:rsidR="006D632F" w:rsidRPr="00023073" w:rsidRDefault="006D632F">
      <w:pPr>
        <w:pStyle w:val="Heading1"/>
        <w:spacing w:line="276" w:lineRule="auto"/>
        <w:rPr>
          <w:rFonts w:ascii="Book Antiqua" w:hAnsi="Book Antiqua"/>
          <w:sz w:val="22"/>
          <w:szCs w:val="22"/>
          <w:rPrChange w:id="980" w:author="Niklas" w:date="2011-02-09T13:16:00Z">
            <w:rPr>
              <w:sz w:val="24"/>
            </w:rPr>
          </w:rPrChange>
        </w:rPr>
        <w:pPrChange w:id="981" w:author="Niklas" w:date="2011-02-09T13:18:00Z">
          <w:pPr>
            <w:spacing w:line="360" w:lineRule="auto"/>
          </w:pPr>
        </w:pPrChange>
      </w:pPr>
      <w:r w:rsidRPr="00023073">
        <w:rPr>
          <w:rFonts w:ascii="Book Antiqua" w:hAnsi="Book Antiqua"/>
          <w:sz w:val="22"/>
          <w:szCs w:val="22"/>
          <w:rPrChange w:id="982" w:author="Niklas" w:date="2011-02-09T13:16:00Z">
            <w:rPr>
              <w:b/>
              <w:bCs/>
              <w:sz w:val="24"/>
            </w:rPr>
          </w:rPrChange>
        </w:rPr>
        <w:t>3</w:t>
      </w:r>
    </w:p>
    <w:p w:rsidR="006D632F" w:rsidRPr="00023073" w:rsidRDefault="006D632F">
      <w:pPr>
        <w:spacing w:line="276" w:lineRule="auto"/>
        <w:rPr>
          <w:rFonts w:ascii="Book Antiqua" w:hAnsi="Book Antiqua"/>
          <w:sz w:val="22"/>
          <w:szCs w:val="22"/>
          <w:rPrChange w:id="983" w:author="Niklas" w:date="2011-02-09T13:16:00Z">
            <w:rPr>
              <w:sz w:val="24"/>
            </w:rPr>
          </w:rPrChange>
        </w:rPr>
        <w:pPrChange w:id="984" w:author="Niklas" w:date="2011-02-09T13:18:00Z">
          <w:pPr>
            <w:spacing w:line="360" w:lineRule="auto"/>
          </w:pPr>
        </w:pPrChange>
      </w:pPr>
    </w:p>
    <w:p w:rsidR="006D632F" w:rsidRPr="00023073" w:rsidRDefault="006D632F">
      <w:pPr>
        <w:spacing w:line="276" w:lineRule="auto"/>
        <w:rPr>
          <w:rFonts w:ascii="Book Antiqua" w:hAnsi="Book Antiqua"/>
          <w:sz w:val="22"/>
          <w:szCs w:val="22"/>
          <w:rPrChange w:id="985" w:author="Niklas" w:date="2011-02-09T13:16:00Z">
            <w:rPr>
              <w:sz w:val="24"/>
            </w:rPr>
          </w:rPrChange>
        </w:rPr>
        <w:pPrChange w:id="986" w:author="Niklas" w:date="2011-02-09T13:18:00Z">
          <w:pPr>
            <w:spacing w:line="360" w:lineRule="auto"/>
          </w:pPr>
        </w:pPrChange>
      </w:pPr>
      <w:r w:rsidRPr="00023073">
        <w:rPr>
          <w:rFonts w:ascii="Book Antiqua" w:hAnsi="Book Antiqua"/>
          <w:sz w:val="22"/>
          <w:szCs w:val="22"/>
          <w:rPrChange w:id="987" w:author="Niklas" w:date="2011-02-09T13:16:00Z">
            <w:rPr>
              <w:sz w:val="24"/>
            </w:rPr>
          </w:rPrChange>
        </w:rPr>
        <w:t xml:space="preserve">Den följande nattens offer hette Marianne. Hon hittades på mage i en vattenpöl, till synes efter en smärtsam och utdragen dödskamp. Blodet från de stora såren på hennes hals fanns över hela kroppen, vilket tydde på att förövaren hade varit sällsynt brutal. Dådet hade också </w:t>
      </w:r>
      <w:r w:rsidRPr="00023073">
        <w:rPr>
          <w:rFonts w:ascii="Book Antiqua" w:hAnsi="Book Antiqua"/>
          <w:sz w:val="22"/>
          <w:szCs w:val="22"/>
          <w:rPrChange w:id="988" w:author="Niklas" w:date="2011-02-09T13:16:00Z">
            <w:rPr>
              <w:sz w:val="24"/>
            </w:rPr>
          </w:rPrChange>
        </w:rPr>
        <w:lastRenderedPageBreak/>
        <w:t xml:space="preserve">en sexuell prägel enligt tidningarna, men ingen kunde sätta fingret på vad det var. Kanske var </w:t>
      </w:r>
      <w:ins w:id="989" w:author="IT Tekniker" w:date="2011-01-21T15:42:00Z">
        <w:r w:rsidR="006C7DB0" w:rsidRPr="00023073">
          <w:rPr>
            <w:rFonts w:ascii="Book Antiqua" w:hAnsi="Book Antiqua"/>
            <w:sz w:val="22"/>
            <w:szCs w:val="22"/>
            <w:rPrChange w:id="990" w:author="Niklas" w:date="2011-02-09T13:16:00Z">
              <w:rPr>
                <w:sz w:val="24"/>
              </w:rPr>
            </w:rPrChange>
          </w:rPr>
          <w:t>kopplingen till sex en</w:t>
        </w:r>
      </w:ins>
      <w:del w:id="991" w:author="IT Tekniker" w:date="2011-01-21T15:42:00Z">
        <w:r w:rsidRPr="00023073" w:rsidDel="006C7DB0">
          <w:rPr>
            <w:rFonts w:ascii="Book Antiqua" w:hAnsi="Book Antiqua"/>
            <w:sz w:val="22"/>
            <w:szCs w:val="22"/>
            <w:rPrChange w:id="992" w:author="Niklas" w:date="2011-02-09T13:16:00Z">
              <w:rPr>
                <w:sz w:val="24"/>
              </w:rPr>
            </w:rPrChange>
          </w:rPr>
          <w:delText>det</w:delText>
        </w:r>
      </w:del>
      <w:r w:rsidRPr="00023073">
        <w:rPr>
          <w:rFonts w:ascii="Book Antiqua" w:hAnsi="Book Antiqua"/>
          <w:sz w:val="22"/>
          <w:szCs w:val="22"/>
          <w:rPrChange w:id="993" w:author="Niklas" w:date="2011-02-09T13:16:00Z">
            <w:rPr>
              <w:sz w:val="24"/>
            </w:rPr>
          </w:rPrChange>
        </w:rPr>
        <w:t xml:space="preserve"> ren spekulation som grundades på att Marianne var prostituerad</w:t>
      </w:r>
      <w:ins w:id="994" w:author="IT Tekniker" w:date="2011-01-21T15:42:00Z">
        <w:r w:rsidR="006C7DB0" w:rsidRPr="00023073">
          <w:rPr>
            <w:rFonts w:ascii="Book Antiqua" w:hAnsi="Book Antiqua"/>
            <w:sz w:val="22"/>
            <w:szCs w:val="22"/>
            <w:rPrChange w:id="995" w:author="Niklas" w:date="2011-02-09T13:16:00Z">
              <w:rPr>
                <w:sz w:val="24"/>
              </w:rPr>
            </w:rPrChange>
          </w:rPr>
          <w:t>? S</w:t>
        </w:r>
      </w:ins>
      <w:del w:id="996" w:author="IT Tekniker" w:date="2011-01-21T15:43:00Z">
        <w:r w:rsidRPr="00023073" w:rsidDel="006C7DB0">
          <w:rPr>
            <w:rFonts w:ascii="Book Antiqua" w:hAnsi="Book Antiqua"/>
            <w:sz w:val="22"/>
            <w:szCs w:val="22"/>
            <w:rPrChange w:id="997" w:author="Niklas" w:date="2011-02-09T13:16:00Z">
              <w:rPr>
                <w:sz w:val="24"/>
              </w:rPr>
            </w:rPrChange>
          </w:rPr>
          <w:delText xml:space="preserve"> och s</w:delText>
        </w:r>
      </w:del>
      <w:r w:rsidRPr="00023073">
        <w:rPr>
          <w:rFonts w:ascii="Book Antiqua" w:hAnsi="Book Antiqua"/>
          <w:sz w:val="22"/>
          <w:szCs w:val="22"/>
          <w:rPrChange w:id="998" w:author="Niklas" w:date="2011-02-09T13:16:00Z">
            <w:rPr>
              <w:sz w:val="24"/>
            </w:rPr>
          </w:rPrChange>
        </w:rPr>
        <w:t>amtidigt</w:t>
      </w:r>
      <w:ins w:id="999" w:author="IT Tekniker" w:date="2011-01-21T15:43:00Z">
        <w:r w:rsidR="006C7DB0" w:rsidRPr="00023073">
          <w:rPr>
            <w:rFonts w:ascii="Book Antiqua" w:hAnsi="Book Antiqua"/>
            <w:sz w:val="22"/>
            <w:szCs w:val="22"/>
            <w:rPrChange w:id="1000" w:author="Niklas" w:date="2011-02-09T13:16:00Z">
              <w:rPr>
                <w:sz w:val="24"/>
              </w:rPr>
            </w:rPrChange>
          </w:rPr>
          <w:t xml:space="preserve"> som gärningsmannen kunde uppfattas </w:t>
        </w:r>
      </w:ins>
      <w:del w:id="1001" w:author="IT Tekniker" w:date="2011-01-21T15:43:00Z">
        <w:r w:rsidRPr="00023073" w:rsidDel="006C7DB0">
          <w:rPr>
            <w:rFonts w:ascii="Book Antiqua" w:hAnsi="Book Antiqua"/>
            <w:sz w:val="22"/>
            <w:szCs w:val="22"/>
            <w:rPrChange w:id="1002" w:author="Niklas" w:date="2011-02-09T13:16:00Z">
              <w:rPr>
                <w:sz w:val="24"/>
              </w:rPr>
            </w:rPrChange>
          </w:rPr>
          <w:delText xml:space="preserve"> framställa gärningsmannen som </w:delText>
        </w:r>
      </w:del>
      <w:r w:rsidRPr="00023073">
        <w:rPr>
          <w:rFonts w:ascii="Book Antiqua" w:hAnsi="Book Antiqua"/>
          <w:sz w:val="22"/>
          <w:szCs w:val="22"/>
          <w:rPrChange w:id="1003" w:author="Niklas" w:date="2011-02-09T13:16:00Z">
            <w:rPr>
              <w:sz w:val="24"/>
            </w:rPr>
          </w:rPrChange>
        </w:rPr>
        <w:t>lustmördare med pervers läggning? Hon hade plågats av mystiska uppenbarelser under en vistelse på ett sinnessjukhus, och efter avskedet därifrån tagit sig det enda yrke som erbjöds henne. Enligt polisens preliminära rekonstruktion hade hon lämnat sin bostad precis efter mörkrets inbrott. Det var på nätterna hon arbetade, och i skydd av mörkret träffade hon människor som var villiga att betala för att vara tillsammans med henne. Andra kvinnor, av samma tvivelaktiga vandel, hade sett henne under natten med flera män, och antagligen fanns förövaren bland dessa. Marianne levde ensam och hade varken släkt eller nära vänner som någon kände till. Annars mördas människor främst av närstående, upplyste en av tidningarna.</w:t>
      </w:r>
    </w:p>
    <w:p w:rsidR="006D632F" w:rsidRPr="00023073" w:rsidRDefault="006D632F">
      <w:pPr>
        <w:spacing w:line="276" w:lineRule="auto"/>
        <w:rPr>
          <w:rFonts w:ascii="Book Antiqua" w:hAnsi="Book Antiqua"/>
          <w:sz w:val="22"/>
          <w:szCs w:val="22"/>
          <w:rPrChange w:id="1004" w:author="Niklas" w:date="2011-02-09T13:16:00Z">
            <w:rPr>
              <w:sz w:val="24"/>
            </w:rPr>
          </w:rPrChange>
        </w:rPr>
        <w:pPrChange w:id="1005" w:author="Niklas" w:date="2011-02-09T13:18:00Z">
          <w:pPr>
            <w:spacing w:line="360" w:lineRule="auto"/>
          </w:pPr>
        </w:pPrChange>
      </w:pPr>
      <w:r w:rsidRPr="00023073">
        <w:rPr>
          <w:rFonts w:ascii="Book Antiqua" w:hAnsi="Book Antiqua"/>
          <w:sz w:val="22"/>
          <w:szCs w:val="22"/>
          <w:rPrChange w:id="1006" w:author="Niklas" w:date="2011-02-09T13:16:00Z">
            <w:rPr>
              <w:sz w:val="24"/>
            </w:rPr>
          </w:rPrChange>
        </w:rPr>
        <w:t xml:space="preserve">  </w:t>
      </w:r>
      <w:ins w:id="1007" w:author="IT Tekniker" w:date="2011-01-21T15:44:00Z">
        <w:r w:rsidR="006C7DB0" w:rsidRPr="00023073">
          <w:rPr>
            <w:rFonts w:ascii="Book Antiqua" w:hAnsi="Book Antiqua"/>
            <w:sz w:val="22"/>
            <w:szCs w:val="22"/>
            <w:rPrChange w:id="1008" w:author="Niklas" w:date="2011-02-09T13:16:00Z">
              <w:rPr>
                <w:sz w:val="24"/>
              </w:rPr>
            </w:rPrChange>
          </w:rPr>
          <w:t>Om detta vet vi intet, men o</w:t>
        </w:r>
      </w:ins>
      <w:del w:id="1009" w:author="IT Tekniker" w:date="2011-01-21T15:44:00Z">
        <w:r w:rsidRPr="00023073" w:rsidDel="006C7DB0">
          <w:rPr>
            <w:rFonts w:ascii="Book Antiqua" w:hAnsi="Book Antiqua"/>
            <w:sz w:val="22"/>
            <w:szCs w:val="22"/>
            <w:rPrChange w:id="1010" w:author="Niklas" w:date="2011-02-09T13:16:00Z">
              <w:rPr>
                <w:sz w:val="24"/>
              </w:rPr>
            </w:rPrChange>
          </w:rPr>
          <w:delText>O</w:delText>
        </w:r>
      </w:del>
      <w:r w:rsidRPr="00023073">
        <w:rPr>
          <w:rFonts w:ascii="Book Antiqua" w:hAnsi="Book Antiqua"/>
          <w:sz w:val="22"/>
          <w:szCs w:val="22"/>
          <w:rPrChange w:id="1011" w:author="Niklas" w:date="2011-02-09T13:16:00Z">
            <w:rPr>
              <w:sz w:val="24"/>
            </w:rPr>
          </w:rPrChange>
        </w:rPr>
        <w:t xml:space="preserve">m </w:t>
      </w:r>
      <w:ins w:id="1012" w:author="IT Tekniker" w:date="2011-01-21T15:44:00Z">
        <w:r w:rsidR="006C7DB0" w:rsidRPr="00023073">
          <w:rPr>
            <w:rFonts w:ascii="Book Antiqua" w:hAnsi="Book Antiqua"/>
            <w:sz w:val="22"/>
            <w:szCs w:val="22"/>
            <w:rPrChange w:id="1013" w:author="Niklas" w:date="2011-02-09T13:16:00Z">
              <w:rPr>
                <w:sz w:val="24"/>
              </w:rPr>
            </w:rPrChange>
          </w:rPr>
          <w:t xml:space="preserve">ryktena vara </w:t>
        </w:r>
      </w:ins>
      <w:r w:rsidRPr="00023073">
        <w:rPr>
          <w:rFonts w:ascii="Book Antiqua" w:hAnsi="Book Antiqua"/>
          <w:sz w:val="22"/>
          <w:szCs w:val="22"/>
          <w:rPrChange w:id="1014" w:author="Niklas" w:date="2011-02-09T13:16:00Z">
            <w:rPr>
              <w:sz w:val="24"/>
            </w:rPr>
          </w:rPrChange>
        </w:rPr>
        <w:t>sann</w:t>
      </w:r>
      <w:ins w:id="1015" w:author="IT Tekniker" w:date="2011-01-21T15:44:00Z">
        <w:r w:rsidR="006C7DB0" w:rsidRPr="00023073">
          <w:rPr>
            <w:rFonts w:ascii="Book Antiqua" w:hAnsi="Book Antiqua"/>
            <w:sz w:val="22"/>
            <w:szCs w:val="22"/>
            <w:rPrChange w:id="1016" w:author="Niklas" w:date="2011-02-09T13:16:00Z">
              <w:rPr>
                <w:sz w:val="24"/>
              </w:rPr>
            </w:rPrChange>
          </w:rPr>
          <w:t>a</w:t>
        </w:r>
      </w:ins>
      <w:del w:id="1017" w:author="IT Tekniker" w:date="2011-01-21T15:44:00Z">
        <w:r w:rsidRPr="00023073" w:rsidDel="006C7DB0">
          <w:rPr>
            <w:rFonts w:ascii="Book Antiqua" w:hAnsi="Book Antiqua"/>
            <w:sz w:val="22"/>
            <w:szCs w:val="22"/>
            <w:rPrChange w:id="1018" w:author="Niklas" w:date="2011-02-09T13:16:00Z">
              <w:rPr>
                <w:sz w:val="24"/>
              </w:rPr>
            </w:rPrChange>
          </w:rPr>
          <w:delText>ingen</w:delText>
        </w:r>
      </w:del>
      <w:r w:rsidRPr="00023073">
        <w:rPr>
          <w:rFonts w:ascii="Book Antiqua" w:hAnsi="Book Antiqua"/>
          <w:sz w:val="22"/>
          <w:szCs w:val="22"/>
          <w:rPrChange w:id="1019" w:author="Niklas" w:date="2011-02-09T13:16:00Z">
            <w:rPr>
              <w:sz w:val="24"/>
            </w:rPr>
          </w:rPrChange>
        </w:rPr>
        <w:t xml:space="preserve"> </w:t>
      </w:r>
      <w:del w:id="1020" w:author="IT Tekniker" w:date="2011-01-21T15:44:00Z">
        <w:r w:rsidRPr="00023073" w:rsidDel="006C7DB0">
          <w:rPr>
            <w:rFonts w:ascii="Book Antiqua" w:hAnsi="Book Antiqua"/>
            <w:sz w:val="22"/>
            <w:szCs w:val="22"/>
            <w:rPrChange w:id="1021" w:author="Niklas" w:date="2011-02-09T13:16:00Z">
              <w:rPr>
                <w:sz w:val="24"/>
              </w:rPr>
            </w:rPrChange>
          </w:rPr>
          <w:delText>s</w:delText>
        </w:r>
      </w:del>
      <w:del w:id="1022" w:author="IT Tekniker" w:date="2011-01-21T15:45:00Z">
        <w:r w:rsidRPr="00023073" w:rsidDel="006C7DB0">
          <w:rPr>
            <w:rFonts w:ascii="Book Antiqua" w:hAnsi="Book Antiqua"/>
            <w:sz w:val="22"/>
            <w:szCs w:val="22"/>
            <w:rPrChange w:id="1023" w:author="Niklas" w:date="2011-02-09T13:16:00Z">
              <w:rPr>
                <w:sz w:val="24"/>
              </w:rPr>
            </w:rPrChange>
          </w:rPr>
          <w:delText xml:space="preserve">ka fram </w:delText>
        </w:r>
      </w:del>
      <w:r w:rsidRPr="00023073">
        <w:rPr>
          <w:rFonts w:ascii="Book Antiqua" w:hAnsi="Book Antiqua"/>
          <w:sz w:val="22"/>
          <w:szCs w:val="22"/>
          <w:rPrChange w:id="1024" w:author="Niklas" w:date="2011-02-09T13:16:00Z">
            <w:rPr>
              <w:sz w:val="24"/>
            </w:rPr>
          </w:rPrChange>
        </w:rPr>
        <w:t>hade Marianne haft en älskare som hon träffat med jämna mellanrum, och säkerligen även hållit kär</w:t>
      </w:r>
      <w:ins w:id="1025" w:author="IT Tekniker" w:date="2011-01-21T15:45:00Z">
        <w:r w:rsidR="00481AE1" w:rsidRPr="00023073">
          <w:rPr>
            <w:rFonts w:ascii="Book Antiqua" w:hAnsi="Book Antiqua"/>
            <w:sz w:val="22"/>
            <w:szCs w:val="22"/>
            <w:rPrChange w:id="1026" w:author="Niklas" w:date="2011-02-09T13:16:00Z">
              <w:rPr>
                <w:sz w:val="24"/>
              </w:rPr>
            </w:rPrChange>
          </w:rPr>
          <w:t>. M</w:t>
        </w:r>
      </w:ins>
      <w:del w:id="1027" w:author="IT Tekniker" w:date="2011-01-21T15:45:00Z">
        <w:r w:rsidRPr="00023073" w:rsidDel="00481AE1">
          <w:rPr>
            <w:rFonts w:ascii="Book Antiqua" w:hAnsi="Book Antiqua"/>
            <w:sz w:val="22"/>
            <w:szCs w:val="22"/>
            <w:rPrChange w:id="1028" w:author="Niklas" w:date="2011-02-09T13:16:00Z">
              <w:rPr>
                <w:sz w:val="24"/>
              </w:rPr>
            </w:rPrChange>
          </w:rPr>
          <w:delText>, m</w:delText>
        </w:r>
      </w:del>
      <w:r w:rsidRPr="00023073">
        <w:rPr>
          <w:rFonts w:ascii="Book Antiqua" w:hAnsi="Book Antiqua"/>
          <w:sz w:val="22"/>
          <w:szCs w:val="22"/>
          <w:rPrChange w:id="1029" w:author="Niklas" w:date="2011-02-09T13:16:00Z">
            <w:rPr>
              <w:sz w:val="24"/>
            </w:rPr>
          </w:rPrChange>
        </w:rPr>
        <w:t xml:space="preserve">en </w:t>
      </w:r>
      <w:ins w:id="1030" w:author="IT Tekniker" w:date="2011-01-21T15:45:00Z">
        <w:r w:rsidR="00481AE1" w:rsidRPr="00023073">
          <w:rPr>
            <w:rFonts w:ascii="Book Antiqua" w:hAnsi="Book Antiqua"/>
            <w:sz w:val="22"/>
            <w:szCs w:val="22"/>
            <w:rPrChange w:id="1031" w:author="Niklas" w:date="2011-02-09T13:16:00Z">
              <w:rPr>
                <w:sz w:val="24"/>
              </w:rPr>
            </w:rPrChange>
          </w:rPr>
          <w:t xml:space="preserve">som sagt, </w:t>
        </w:r>
      </w:ins>
      <w:r w:rsidRPr="00023073">
        <w:rPr>
          <w:rFonts w:ascii="Book Antiqua" w:hAnsi="Book Antiqua"/>
          <w:sz w:val="22"/>
          <w:szCs w:val="22"/>
          <w:rPrChange w:id="1032" w:author="Niklas" w:date="2011-02-09T13:16:00Z">
            <w:rPr>
              <w:sz w:val="24"/>
            </w:rPr>
          </w:rPrChange>
        </w:rPr>
        <w:t>det</w:t>
      </w:r>
      <w:ins w:id="1033" w:author="IT Tekniker" w:date="2011-01-21T15:45:00Z">
        <w:r w:rsidR="00481AE1" w:rsidRPr="00023073">
          <w:rPr>
            <w:rFonts w:ascii="Book Antiqua" w:hAnsi="Book Antiqua"/>
            <w:sz w:val="22"/>
            <w:szCs w:val="22"/>
            <w:rPrChange w:id="1034" w:author="Niklas" w:date="2011-02-09T13:16:00Z">
              <w:rPr>
                <w:sz w:val="24"/>
              </w:rPr>
            </w:rPrChange>
          </w:rPr>
          <w:t>ta</w:t>
        </w:r>
      </w:ins>
      <w:r w:rsidRPr="00023073">
        <w:rPr>
          <w:rFonts w:ascii="Book Antiqua" w:hAnsi="Book Antiqua"/>
          <w:sz w:val="22"/>
          <w:szCs w:val="22"/>
          <w:rPrChange w:id="1035" w:author="Niklas" w:date="2011-02-09T13:16:00Z">
            <w:rPr>
              <w:sz w:val="24"/>
            </w:rPr>
          </w:rPrChange>
        </w:rPr>
        <w:t xml:space="preserve"> var det </w:t>
      </w:r>
      <w:ins w:id="1036" w:author="IT Tekniker" w:date="2011-01-21T15:45:00Z">
        <w:r w:rsidR="00481AE1" w:rsidRPr="00023073">
          <w:rPr>
            <w:rFonts w:ascii="Book Antiqua" w:hAnsi="Book Antiqua"/>
            <w:sz w:val="22"/>
            <w:szCs w:val="22"/>
            <w:rPrChange w:id="1037" w:author="Niklas" w:date="2011-02-09T13:16:00Z">
              <w:rPr>
                <w:sz w:val="24"/>
              </w:rPr>
            </w:rPrChange>
          </w:rPr>
          <w:t xml:space="preserve">nog </w:t>
        </w:r>
      </w:ins>
      <w:r w:rsidRPr="00023073">
        <w:rPr>
          <w:rFonts w:ascii="Book Antiqua" w:hAnsi="Book Antiqua"/>
          <w:sz w:val="22"/>
          <w:szCs w:val="22"/>
          <w:rPrChange w:id="1038" w:author="Niklas" w:date="2011-02-09T13:16:00Z">
            <w:rPr>
              <w:sz w:val="24"/>
            </w:rPr>
          </w:rPrChange>
        </w:rPr>
        <w:t>ingen som visste</w:t>
      </w:r>
      <w:ins w:id="1039" w:author="IT Tekniker" w:date="2011-01-21T15:45:00Z">
        <w:r w:rsidR="00481AE1" w:rsidRPr="00023073">
          <w:rPr>
            <w:rFonts w:ascii="Book Antiqua" w:hAnsi="Book Antiqua"/>
            <w:sz w:val="22"/>
            <w:szCs w:val="22"/>
            <w:rPrChange w:id="1040" w:author="Niklas" w:date="2011-02-09T13:16:00Z">
              <w:rPr>
                <w:sz w:val="24"/>
              </w:rPr>
            </w:rPrChange>
          </w:rPr>
          <w:t xml:space="preserve"> något om</w:t>
        </w:r>
      </w:ins>
      <w:r w:rsidRPr="00023073">
        <w:rPr>
          <w:rFonts w:ascii="Book Antiqua" w:hAnsi="Book Antiqua"/>
          <w:sz w:val="22"/>
          <w:szCs w:val="22"/>
          <w:rPrChange w:id="1041" w:author="Niklas" w:date="2011-02-09T13:16:00Z">
            <w:rPr>
              <w:sz w:val="24"/>
            </w:rPr>
          </w:rPrChange>
        </w:rPr>
        <w:t xml:space="preserve">. Denne älskare - vi kan kalla honom Klaus - hade nämligen insisterat på att deras relation skulle hållas hemlig. Anledningen var den ställning som Klaus hade i staden. Han var tills helt nyligen anställd hos en myndighet men anställningen fick ett drastiskt slut på grund av ekonomiska oegentligheter. Klaus hade, </w:t>
      </w:r>
      <w:r w:rsidRPr="00023073">
        <w:rPr>
          <w:rFonts w:ascii="Book Antiqua" w:hAnsi="Book Antiqua"/>
          <w:sz w:val="22"/>
          <w:szCs w:val="22"/>
          <w:rPrChange w:id="1042" w:author="Niklas" w:date="2011-02-09T13:16:00Z">
            <w:rPr>
              <w:sz w:val="24"/>
            </w:rPr>
          </w:rPrChange>
        </w:rPr>
        <w:lastRenderedPageBreak/>
        <w:t>antagligen efter påtryckningar från Marianne, stulit pengar från sin arbetsplats. I vanliga fall hade Klaus varit en kyrksam och relativt grå person, men Marianne hade öppnat hans ögon för det goda i livet, vilket nödgat honom att stjäla pengar från sin arbetsgivare. Detta hade skett vid mer än ett tillfälle, för att bekosta deras allt mer utsvävande leverne. Men en natt när Klaus var i färd med att stjäla ännu mer pengar hade man gillrat en fälla. Klaus klarade inte av att leva med den förnedring som det innebar att ha blivit ertappad, och begick självmord i sin cell samma natt som han greps.</w:t>
      </w:r>
    </w:p>
    <w:p w:rsidR="006D632F" w:rsidRPr="00023073" w:rsidRDefault="006D632F">
      <w:pPr>
        <w:spacing w:line="276" w:lineRule="auto"/>
        <w:rPr>
          <w:rFonts w:ascii="Book Antiqua" w:hAnsi="Book Antiqua"/>
          <w:sz w:val="22"/>
          <w:szCs w:val="22"/>
          <w:rPrChange w:id="1043" w:author="Niklas" w:date="2011-02-09T13:16:00Z">
            <w:rPr>
              <w:sz w:val="24"/>
            </w:rPr>
          </w:rPrChange>
        </w:rPr>
        <w:pPrChange w:id="1044" w:author="Niklas" w:date="2011-02-09T13:18:00Z">
          <w:pPr>
            <w:spacing w:line="360" w:lineRule="auto"/>
          </w:pPr>
        </w:pPrChange>
      </w:pPr>
      <w:r w:rsidRPr="00023073">
        <w:rPr>
          <w:rFonts w:ascii="Book Antiqua" w:hAnsi="Book Antiqua"/>
          <w:sz w:val="22"/>
          <w:szCs w:val="22"/>
          <w:rPrChange w:id="1045" w:author="Niklas" w:date="2011-02-09T13:16:00Z">
            <w:rPr>
              <w:sz w:val="24"/>
            </w:rPr>
          </w:rPrChange>
        </w:rPr>
        <w:t xml:space="preserve">  Detta hade gjort Marianne otröstlig, men som sagt, det var det ingen som visste.</w:t>
      </w:r>
    </w:p>
    <w:p w:rsidR="006D632F" w:rsidRPr="00023073" w:rsidRDefault="006D632F">
      <w:pPr>
        <w:spacing w:line="276" w:lineRule="auto"/>
        <w:rPr>
          <w:rFonts w:ascii="Book Antiqua" w:hAnsi="Book Antiqua"/>
          <w:sz w:val="22"/>
          <w:szCs w:val="22"/>
          <w:rPrChange w:id="1046" w:author="Niklas" w:date="2011-02-09T13:16:00Z">
            <w:rPr>
              <w:sz w:val="24"/>
            </w:rPr>
          </w:rPrChange>
        </w:rPr>
        <w:pPrChange w:id="1047" w:author="Niklas" w:date="2011-02-09T13:18:00Z">
          <w:pPr>
            <w:spacing w:line="360" w:lineRule="auto"/>
          </w:pPr>
        </w:pPrChange>
      </w:pPr>
    </w:p>
    <w:p w:rsidR="006D632F" w:rsidRPr="00023073" w:rsidRDefault="006D632F">
      <w:pPr>
        <w:pStyle w:val="Heading1"/>
        <w:spacing w:line="276" w:lineRule="auto"/>
        <w:rPr>
          <w:ins w:id="1048" w:author="Niklas Dahlman" w:date="2010-03-11T11:54:00Z"/>
          <w:rFonts w:ascii="Book Antiqua" w:hAnsi="Book Antiqua"/>
          <w:sz w:val="22"/>
          <w:szCs w:val="22"/>
          <w:rPrChange w:id="1049" w:author="Niklas" w:date="2011-02-09T13:16:00Z">
            <w:rPr>
              <w:ins w:id="1050" w:author="Niklas Dahlman" w:date="2010-03-11T11:54:00Z"/>
            </w:rPr>
          </w:rPrChange>
        </w:rPr>
        <w:pPrChange w:id="1051" w:author="Niklas" w:date="2011-02-09T13:18:00Z">
          <w:pPr>
            <w:spacing w:line="360" w:lineRule="auto"/>
          </w:pPr>
        </w:pPrChange>
      </w:pPr>
      <w:r w:rsidRPr="00023073">
        <w:rPr>
          <w:rFonts w:ascii="Book Antiqua" w:hAnsi="Book Antiqua"/>
          <w:sz w:val="22"/>
          <w:szCs w:val="22"/>
          <w:rPrChange w:id="1052" w:author="Niklas" w:date="2011-02-09T13:16:00Z">
            <w:rPr>
              <w:b/>
              <w:bCs/>
              <w:sz w:val="24"/>
            </w:rPr>
          </w:rPrChange>
        </w:rPr>
        <w:t>4</w:t>
      </w:r>
    </w:p>
    <w:p w:rsidR="006D632F" w:rsidRPr="00023073" w:rsidRDefault="006D632F">
      <w:pPr>
        <w:spacing w:line="276" w:lineRule="auto"/>
        <w:rPr>
          <w:rFonts w:ascii="Book Antiqua" w:hAnsi="Book Antiqua"/>
          <w:sz w:val="22"/>
          <w:szCs w:val="22"/>
          <w:rPrChange w:id="1053" w:author="Niklas" w:date="2011-02-09T13:16:00Z">
            <w:rPr>
              <w:sz w:val="24"/>
            </w:rPr>
          </w:rPrChange>
        </w:rPr>
        <w:pPrChange w:id="1054" w:author="Niklas" w:date="2011-02-09T13:18:00Z">
          <w:pPr>
            <w:spacing w:line="360" w:lineRule="auto"/>
          </w:pPr>
        </w:pPrChange>
      </w:pPr>
    </w:p>
    <w:p w:rsidR="006D632F" w:rsidRPr="00023073" w:rsidRDefault="006D632F">
      <w:pPr>
        <w:spacing w:line="276" w:lineRule="auto"/>
        <w:rPr>
          <w:rFonts w:ascii="Book Antiqua" w:hAnsi="Book Antiqua"/>
          <w:sz w:val="22"/>
          <w:szCs w:val="22"/>
          <w:rPrChange w:id="1055" w:author="Niklas" w:date="2011-02-09T13:16:00Z">
            <w:rPr>
              <w:sz w:val="24"/>
            </w:rPr>
          </w:rPrChange>
        </w:rPr>
        <w:pPrChange w:id="1056" w:author="Niklas" w:date="2011-02-09T13:18:00Z">
          <w:pPr>
            <w:spacing w:line="360" w:lineRule="auto"/>
          </w:pPr>
        </w:pPrChange>
      </w:pPr>
      <w:r w:rsidRPr="00023073">
        <w:rPr>
          <w:rFonts w:ascii="Book Antiqua" w:hAnsi="Book Antiqua"/>
          <w:sz w:val="22"/>
          <w:szCs w:val="22"/>
          <w:rPrChange w:id="1057" w:author="Niklas" w:date="2011-02-09T13:16:00Z">
            <w:rPr>
              <w:sz w:val="24"/>
            </w:rPr>
          </w:rPrChange>
        </w:rPr>
        <w:t xml:space="preserve">På morgonen ligger ett förseglat kuvert innanför min dörr, brunt och något slitet. </w:t>
      </w:r>
      <w:del w:id="1058" w:author="IT Tekniker" w:date="2011-01-21T15:45:00Z">
        <w:r w:rsidRPr="00023073" w:rsidDel="00481AE1">
          <w:rPr>
            <w:rFonts w:ascii="Book Antiqua" w:hAnsi="Book Antiqua"/>
            <w:sz w:val="22"/>
            <w:szCs w:val="22"/>
            <w:rPrChange w:id="1059" w:author="Niklas" w:date="2011-02-09T13:16:00Z">
              <w:rPr>
                <w:sz w:val="24"/>
              </w:rPr>
            </w:rPrChange>
          </w:rPr>
          <w:delText xml:space="preserve">Vem kan ha skickat något sådant? </w:delText>
        </w:r>
      </w:del>
      <w:r w:rsidRPr="00023073">
        <w:rPr>
          <w:rFonts w:ascii="Book Antiqua" w:hAnsi="Book Antiqua"/>
          <w:sz w:val="22"/>
          <w:szCs w:val="22"/>
          <w:rPrChange w:id="1060" w:author="Niklas" w:date="2011-02-09T13:16:00Z">
            <w:rPr>
              <w:sz w:val="24"/>
            </w:rPr>
          </w:rPrChange>
        </w:rPr>
        <w:t xml:space="preserve">Jag öppnar det, hittar ett papper därinne och läser högt för mig själv: </w:t>
      </w:r>
    </w:p>
    <w:p w:rsidR="006D632F" w:rsidRPr="00023073" w:rsidRDefault="006D632F">
      <w:pPr>
        <w:spacing w:line="276" w:lineRule="auto"/>
        <w:rPr>
          <w:rFonts w:ascii="Book Antiqua" w:hAnsi="Book Antiqua"/>
          <w:sz w:val="22"/>
          <w:szCs w:val="22"/>
          <w:rPrChange w:id="1061" w:author="Niklas" w:date="2011-02-09T13:16:00Z">
            <w:rPr>
              <w:sz w:val="24"/>
            </w:rPr>
          </w:rPrChange>
        </w:rPr>
        <w:pPrChange w:id="1062" w:author="Niklas" w:date="2011-02-09T13:18:00Z">
          <w:pPr>
            <w:spacing w:line="360" w:lineRule="auto"/>
          </w:pPr>
        </w:pPrChange>
      </w:pPr>
    </w:p>
    <w:p w:rsidR="006D632F" w:rsidRPr="00023073" w:rsidRDefault="006D632F">
      <w:pPr>
        <w:spacing w:line="276" w:lineRule="auto"/>
        <w:ind w:firstLine="567"/>
        <w:rPr>
          <w:rFonts w:ascii="Book Antiqua" w:hAnsi="Book Antiqua"/>
          <w:sz w:val="22"/>
          <w:szCs w:val="22"/>
          <w:rPrChange w:id="1063" w:author="Niklas" w:date="2011-02-09T13:16:00Z">
            <w:rPr>
              <w:sz w:val="24"/>
              <w:szCs w:val="24"/>
            </w:rPr>
          </w:rPrChange>
        </w:rPr>
        <w:pPrChange w:id="1064" w:author="Niklas" w:date="2011-02-09T13:18:00Z">
          <w:pPr>
            <w:spacing w:line="360" w:lineRule="auto"/>
            <w:ind w:left="567" w:right="1134"/>
            <w:outlineLvl w:val="0"/>
          </w:pPr>
        </w:pPrChange>
      </w:pPr>
      <w:r w:rsidRPr="00023073">
        <w:rPr>
          <w:rFonts w:ascii="Book Antiqua" w:hAnsi="Book Antiqua"/>
          <w:sz w:val="22"/>
          <w:szCs w:val="22"/>
          <w:rPrChange w:id="1065" w:author="Niklas" w:date="2011-02-09T13:16:00Z">
            <w:rPr>
              <w:sz w:val="24"/>
              <w:szCs w:val="24"/>
            </w:rPr>
          </w:rPrChange>
        </w:rPr>
        <w:t>Käre vän!</w:t>
      </w:r>
    </w:p>
    <w:p w:rsidR="006D632F" w:rsidRPr="00023073" w:rsidRDefault="006D632F">
      <w:pPr>
        <w:spacing w:line="276" w:lineRule="auto"/>
        <w:ind w:left="567" w:right="1134"/>
        <w:rPr>
          <w:rFonts w:ascii="Book Antiqua" w:hAnsi="Book Antiqua"/>
          <w:sz w:val="22"/>
          <w:szCs w:val="22"/>
          <w:rPrChange w:id="1066" w:author="Niklas" w:date="2011-02-09T13:16:00Z">
            <w:rPr>
              <w:sz w:val="24"/>
            </w:rPr>
          </w:rPrChange>
        </w:rPr>
        <w:pPrChange w:id="1067" w:author="Niklas" w:date="2011-02-09T13:18:00Z">
          <w:pPr>
            <w:spacing w:line="360" w:lineRule="auto"/>
            <w:ind w:left="567" w:right="1134"/>
          </w:pPr>
        </w:pPrChange>
      </w:pPr>
    </w:p>
    <w:p w:rsidR="006D632F" w:rsidRPr="00023073" w:rsidRDefault="006D632F">
      <w:pPr>
        <w:spacing w:line="276" w:lineRule="auto"/>
        <w:ind w:left="567" w:right="1134"/>
        <w:rPr>
          <w:rFonts w:ascii="Book Antiqua" w:hAnsi="Book Antiqua"/>
          <w:sz w:val="22"/>
          <w:szCs w:val="22"/>
          <w:rPrChange w:id="1068" w:author="Niklas" w:date="2011-02-09T13:16:00Z">
            <w:rPr>
              <w:sz w:val="24"/>
            </w:rPr>
          </w:rPrChange>
        </w:rPr>
        <w:pPrChange w:id="1069" w:author="Niklas" w:date="2011-02-09T13:18:00Z">
          <w:pPr>
            <w:spacing w:line="360" w:lineRule="auto"/>
            <w:ind w:left="567" w:right="1134"/>
          </w:pPr>
        </w:pPrChange>
      </w:pPr>
      <w:del w:id="1070" w:author="IT Tekniker" w:date="2010-08-18T15:52:00Z">
        <w:r w:rsidRPr="00023073" w:rsidDel="00FF5DF2">
          <w:rPr>
            <w:rFonts w:ascii="Book Antiqua" w:hAnsi="Book Antiqua"/>
            <w:sz w:val="22"/>
            <w:szCs w:val="22"/>
            <w:rPrChange w:id="1071" w:author="Niklas" w:date="2011-02-09T13:16:00Z">
              <w:rPr>
                <w:sz w:val="24"/>
              </w:rPr>
            </w:rPrChange>
          </w:rPr>
          <w:delText xml:space="preserve">Hur mår du? </w:delText>
        </w:r>
      </w:del>
      <w:r w:rsidRPr="00023073">
        <w:rPr>
          <w:rFonts w:ascii="Book Antiqua" w:hAnsi="Book Antiqua"/>
          <w:sz w:val="22"/>
          <w:szCs w:val="22"/>
          <w:rPrChange w:id="1072" w:author="Niklas" w:date="2011-02-09T13:16:00Z">
            <w:rPr>
              <w:sz w:val="24"/>
            </w:rPr>
          </w:rPrChange>
        </w:rPr>
        <w:t xml:space="preserve">Jag skriver för att gratulera dig på födelsedagen. </w:t>
      </w:r>
      <w:ins w:id="1073" w:author="IT Tekniker" w:date="2010-08-18T15:53:00Z">
        <w:r w:rsidR="00FF5DF2" w:rsidRPr="00023073">
          <w:rPr>
            <w:rFonts w:ascii="Book Antiqua" w:hAnsi="Book Antiqua"/>
            <w:sz w:val="22"/>
            <w:szCs w:val="22"/>
            <w:rPrChange w:id="1074" w:author="Niklas" w:date="2011-02-09T13:16:00Z">
              <w:rPr>
                <w:sz w:val="24"/>
              </w:rPr>
            </w:rPrChange>
          </w:rPr>
          <w:t>Ni</w:t>
        </w:r>
      </w:ins>
      <w:del w:id="1075" w:author="IT Tekniker" w:date="2010-08-18T15:53:00Z">
        <w:r w:rsidRPr="00023073" w:rsidDel="00FF5DF2">
          <w:rPr>
            <w:rFonts w:ascii="Book Antiqua" w:hAnsi="Book Antiqua"/>
            <w:sz w:val="22"/>
            <w:szCs w:val="22"/>
            <w:rPrChange w:id="1076" w:author="Niklas" w:date="2011-02-09T13:16:00Z">
              <w:rPr>
                <w:sz w:val="24"/>
              </w:rPr>
            </w:rPrChange>
          </w:rPr>
          <w:delText>D</w:delText>
        </w:r>
      </w:del>
      <w:del w:id="1077" w:author="IT Tekniker" w:date="2010-08-18T15:52:00Z">
        <w:r w:rsidRPr="00023073" w:rsidDel="00FF5DF2">
          <w:rPr>
            <w:rFonts w:ascii="Book Antiqua" w:hAnsi="Book Antiqua"/>
            <w:sz w:val="22"/>
            <w:szCs w:val="22"/>
            <w:rPrChange w:id="1078" w:author="Niklas" w:date="2011-02-09T13:16:00Z">
              <w:rPr>
                <w:sz w:val="24"/>
              </w:rPr>
            </w:rPrChange>
          </w:rPr>
          <w:delText>u</w:delText>
        </w:r>
      </w:del>
      <w:r w:rsidRPr="00023073">
        <w:rPr>
          <w:rFonts w:ascii="Book Antiqua" w:hAnsi="Book Antiqua"/>
          <w:sz w:val="22"/>
          <w:szCs w:val="22"/>
          <w:rPrChange w:id="1079" w:author="Niklas" w:date="2011-02-09T13:16:00Z">
            <w:rPr>
              <w:sz w:val="24"/>
            </w:rPr>
          </w:rPrChange>
        </w:rPr>
        <w:t xml:space="preserve"> kan inte ana hur mycket vi saknar </w:t>
      </w:r>
      <w:ins w:id="1080" w:author="IT Tekniker" w:date="2010-08-18T15:53:00Z">
        <w:r w:rsidR="00FF5DF2" w:rsidRPr="00023073">
          <w:rPr>
            <w:rFonts w:ascii="Book Antiqua" w:hAnsi="Book Antiqua"/>
            <w:sz w:val="22"/>
            <w:szCs w:val="22"/>
            <w:rPrChange w:id="1081" w:author="Niklas" w:date="2011-02-09T13:16:00Z">
              <w:rPr>
                <w:sz w:val="24"/>
              </w:rPr>
            </w:rPrChange>
          </w:rPr>
          <w:t>Er</w:t>
        </w:r>
      </w:ins>
      <w:del w:id="1082" w:author="IT Tekniker" w:date="2010-08-18T15:53:00Z">
        <w:r w:rsidRPr="00023073" w:rsidDel="00FF5DF2">
          <w:rPr>
            <w:rFonts w:ascii="Book Antiqua" w:hAnsi="Book Antiqua"/>
            <w:sz w:val="22"/>
            <w:szCs w:val="22"/>
            <w:rPrChange w:id="1083" w:author="Niklas" w:date="2011-02-09T13:16:00Z">
              <w:rPr>
                <w:sz w:val="24"/>
              </w:rPr>
            </w:rPrChange>
          </w:rPr>
          <w:delText>dig</w:delText>
        </w:r>
      </w:del>
      <w:r w:rsidRPr="00023073">
        <w:rPr>
          <w:rFonts w:ascii="Book Antiqua" w:hAnsi="Book Antiqua"/>
          <w:sz w:val="22"/>
          <w:szCs w:val="22"/>
          <w:rPrChange w:id="1084" w:author="Niklas" w:date="2011-02-09T13:16:00Z">
            <w:rPr>
              <w:sz w:val="24"/>
            </w:rPr>
          </w:rPrChange>
        </w:rPr>
        <w:t xml:space="preserve"> här uppe i norr! Är </w:t>
      </w:r>
      <w:ins w:id="1085" w:author="IT Tekniker" w:date="2010-08-18T15:53:00Z">
        <w:r w:rsidR="00FF5DF2" w:rsidRPr="00023073">
          <w:rPr>
            <w:rFonts w:ascii="Book Antiqua" w:hAnsi="Book Antiqua"/>
            <w:sz w:val="22"/>
            <w:szCs w:val="22"/>
            <w:rPrChange w:id="1086" w:author="Niklas" w:date="2011-02-09T13:16:00Z">
              <w:rPr>
                <w:sz w:val="24"/>
              </w:rPr>
            </w:rPrChange>
          </w:rPr>
          <w:t>ni</w:t>
        </w:r>
      </w:ins>
      <w:del w:id="1087" w:author="IT Tekniker" w:date="2010-08-18T15:53:00Z">
        <w:r w:rsidRPr="00023073" w:rsidDel="00FF5DF2">
          <w:rPr>
            <w:rFonts w:ascii="Book Antiqua" w:hAnsi="Book Antiqua"/>
            <w:sz w:val="22"/>
            <w:szCs w:val="22"/>
            <w:rPrChange w:id="1088" w:author="Niklas" w:date="2011-02-09T13:16:00Z">
              <w:rPr>
                <w:sz w:val="24"/>
              </w:rPr>
            </w:rPrChange>
          </w:rPr>
          <w:delText>du</w:delText>
        </w:r>
      </w:del>
      <w:r w:rsidRPr="00023073">
        <w:rPr>
          <w:rFonts w:ascii="Book Antiqua" w:hAnsi="Book Antiqua"/>
          <w:sz w:val="22"/>
          <w:szCs w:val="22"/>
          <w:rPrChange w:id="1089" w:author="Niklas" w:date="2011-02-09T13:16:00Z">
            <w:rPr>
              <w:sz w:val="24"/>
            </w:rPr>
          </w:rPrChange>
        </w:rPr>
        <w:t xml:space="preserve"> framgångsrik eller fortfarande fattig? Jag tjänar mitt levebröd på att studera människors själar. </w:t>
      </w:r>
      <w:ins w:id="1090" w:author="IT Tekniker" w:date="2010-08-18T15:53:00Z">
        <w:r w:rsidR="00FF5DF2" w:rsidRPr="00023073">
          <w:rPr>
            <w:rFonts w:ascii="Book Antiqua" w:hAnsi="Book Antiqua"/>
            <w:sz w:val="22"/>
            <w:szCs w:val="22"/>
            <w:rPrChange w:id="1091" w:author="Niklas" w:date="2011-02-09T13:16:00Z">
              <w:rPr>
                <w:sz w:val="24"/>
              </w:rPr>
            </w:rPrChange>
          </w:rPr>
          <w:t>Ni</w:t>
        </w:r>
      </w:ins>
      <w:del w:id="1092" w:author="IT Tekniker" w:date="2010-08-18T15:53:00Z">
        <w:r w:rsidRPr="00023073" w:rsidDel="00FF5DF2">
          <w:rPr>
            <w:rFonts w:ascii="Book Antiqua" w:hAnsi="Book Antiqua"/>
            <w:sz w:val="22"/>
            <w:szCs w:val="22"/>
            <w:rPrChange w:id="1093" w:author="Niklas" w:date="2011-02-09T13:16:00Z">
              <w:rPr>
                <w:sz w:val="24"/>
              </w:rPr>
            </w:rPrChange>
          </w:rPr>
          <w:delText>Du</w:delText>
        </w:r>
      </w:del>
      <w:r w:rsidRPr="00023073">
        <w:rPr>
          <w:rFonts w:ascii="Book Antiqua" w:hAnsi="Book Antiqua"/>
          <w:sz w:val="22"/>
          <w:szCs w:val="22"/>
          <w:rPrChange w:id="1094" w:author="Niklas" w:date="2011-02-09T13:16:00Z">
            <w:rPr>
              <w:sz w:val="24"/>
            </w:rPr>
          </w:rPrChange>
        </w:rPr>
        <w:t xml:space="preserve"> kan </w:t>
      </w:r>
      <w:r w:rsidRPr="00023073">
        <w:rPr>
          <w:rFonts w:ascii="Book Antiqua" w:hAnsi="Book Antiqua"/>
          <w:sz w:val="22"/>
          <w:szCs w:val="22"/>
          <w:rPrChange w:id="1095" w:author="Niklas" w:date="2011-02-09T13:16:00Z">
            <w:rPr>
              <w:sz w:val="24"/>
            </w:rPr>
          </w:rPrChange>
        </w:rPr>
        <w:lastRenderedPageBreak/>
        <w:t xml:space="preserve">tänka </w:t>
      </w:r>
      <w:ins w:id="1096" w:author="IT Tekniker" w:date="2010-08-18T15:53:00Z">
        <w:r w:rsidR="00FF5DF2" w:rsidRPr="00023073">
          <w:rPr>
            <w:rFonts w:ascii="Book Antiqua" w:hAnsi="Book Antiqua"/>
            <w:sz w:val="22"/>
            <w:szCs w:val="22"/>
            <w:rPrChange w:id="1097" w:author="Niklas" w:date="2011-02-09T13:16:00Z">
              <w:rPr>
                <w:sz w:val="24"/>
              </w:rPr>
            </w:rPrChange>
          </w:rPr>
          <w:t>Er</w:t>
        </w:r>
      </w:ins>
      <w:del w:id="1098" w:author="IT Tekniker" w:date="2010-08-18T15:53:00Z">
        <w:r w:rsidRPr="00023073" w:rsidDel="00FF5DF2">
          <w:rPr>
            <w:rFonts w:ascii="Book Antiqua" w:hAnsi="Book Antiqua"/>
            <w:sz w:val="22"/>
            <w:szCs w:val="22"/>
            <w:rPrChange w:id="1099" w:author="Niklas" w:date="2011-02-09T13:16:00Z">
              <w:rPr>
                <w:sz w:val="24"/>
              </w:rPr>
            </w:rPrChange>
          </w:rPr>
          <w:delText>dig</w:delText>
        </w:r>
      </w:del>
      <w:r w:rsidRPr="00023073">
        <w:rPr>
          <w:rFonts w:ascii="Book Antiqua" w:hAnsi="Book Antiqua"/>
          <w:sz w:val="22"/>
          <w:szCs w:val="22"/>
          <w:rPrChange w:id="1100" w:author="Niklas" w:date="2011-02-09T13:16:00Z">
            <w:rPr>
              <w:sz w:val="24"/>
            </w:rPr>
          </w:rPrChange>
        </w:rPr>
        <w:t xml:space="preserve"> att där rör sig de mest förunderliga tankar och föreställningar, och det är nu bara fråga om tid innan jag uppfunnit en metod för att utläsa varje människas inre. Det var en dröm som väckte mitt intresse för själen och hjärnan. I drömmen </w:t>
      </w:r>
      <w:del w:id="1101" w:author="IT Tekniker" w:date="2011-01-21T15:46:00Z">
        <w:r w:rsidRPr="00023073" w:rsidDel="00481AE1">
          <w:rPr>
            <w:rFonts w:ascii="Book Antiqua" w:hAnsi="Book Antiqua"/>
            <w:sz w:val="22"/>
            <w:szCs w:val="22"/>
            <w:rPrChange w:id="1102" w:author="Niklas" w:date="2011-02-09T13:16:00Z">
              <w:rPr>
                <w:sz w:val="24"/>
              </w:rPr>
            </w:rPrChange>
          </w:rPr>
          <w:delText xml:space="preserve">stod </w:delText>
        </w:r>
      </w:del>
      <w:ins w:id="1103" w:author="IT Tekniker" w:date="2011-01-21T15:46:00Z">
        <w:r w:rsidR="00481AE1" w:rsidRPr="00023073">
          <w:rPr>
            <w:rFonts w:ascii="Book Antiqua" w:hAnsi="Book Antiqua"/>
            <w:sz w:val="22"/>
            <w:szCs w:val="22"/>
            <w:rPrChange w:id="1104" w:author="Niklas" w:date="2011-02-09T13:16:00Z">
              <w:rPr>
                <w:sz w:val="24"/>
              </w:rPr>
            </w:rPrChange>
          </w:rPr>
          <w:t xml:space="preserve">ställdes </w:t>
        </w:r>
      </w:ins>
      <w:r w:rsidRPr="00023073">
        <w:rPr>
          <w:rFonts w:ascii="Book Antiqua" w:hAnsi="Book Antiqua"/>
          <w:sz w:val="22"/>
          <w:szCs w:val="22"/>
          <w:rPrChange w:id="1105" w:author="Niklas" w:date="2011-02-09T13:16:00Z">
            <w:rPr>
              <w:sz w:val="24"/>
            </w:rPr>
          </w:rPrChange>
        </w:rPr>
        <w:t xml:space="preserve">jag </w:t>
      </w:r>
      <w:del w:id="1106" w:author="IT Tekniker" w:date="2011-01-21T15:46:00Z">
        <w:r w:rsidRPr="00023073" w:rsidDel="00481AE1">
          <w:rPr>
            <w:rFonts w:ascii="Book Antiqua" w:hAnsi="Book Antiqua"/>
            <w:sz w:val="22"/>
            <w:szCs w:val="22"/>
            <w:rPrChange w:id="1107" w:author="Niklas" w:date="2011-02-09T13:16:00Z">
              <w:rPr>
                <w:sz w:val="24"/>
              </w:rPr>
            </w:rPrChange>
          </w:rPr>
          <w:delText xml:space="preserve">utmed </w:delText>
        </w:r>
      </w:del>
      <w:ins w:id="1108" w:author="IT Tekniker" w:date="2011-01-21T15:46:00Z">
        <w:r w:rsidR="00481AE1" w:rsidRPr="00023073">
          <w:rPr>
            <w:rFonts w:ascii="Book Antiqua" w:hAnsi="Book Antiqua"/>
            <w:sz w:val="22"/>
            <w:szCs w:val="22"/>
            <w:rPrChange w:id="1109" w:author="Niklas" w:date="2011-02-09T13:16:00Z">
              <w:rPr>
                <w:sz w:val="24"/>
              </w:rPr>
            </w:rPrChange>
          </w:rPr>
          <w:t xml:space="preserve">framför </w:t>
        </w:r>
      </w:ins>
      <w:r w:rsidRPr="00023073">
        <w:rPr>
          <w:rFonts w:ascii="Book Antiqua" w:hAnsi="Book Antiqua"/>
          <w:sz w:val="22"/>
          <w:szCs w:val="22"/>
          <w:rPrChange w:id="1110" w:author="Niklas" w:date="2011-02-09T13:16:00Z">
            <w:rPr>
              <w:sz w:val="24"/>
            </w:rPr>
          </w:rPrChange>
        </w:rPr>
        <w:t>en otrolig maskin vars jättekropp flämtade och skälvde. Ackumulatorer, pistonger, turbiner och hävstänger arbetade våldsamt och skrämde nästan slag på mig. Det hela utspelade sig i en långsmal kammare och ett fruntimmer närmade sig. Hon visade sig vara hovmästarinnan och lät mig veta att ett samtal med hans majestät konungen kunde ordnas. Kammaren hade många avdelningar och en vild växtlighet skymde maskinen och dess verkliga syfte förblev dolt. Där var också en filur som plockade bort en hoper osynliga kräk och slog ihjäl dem. Jag var precis i färd med att förhindra honom i hans värv när hans majestät konungen talade till mig. Jag tittade mig omkring men han</w:t>
      </w:r>
      <w:ins w:id="1111" w:author="IT Tekniker" w:date="2010-08-18T15:53:00Z">
        <w:r w:rsidR="00FF5DF2" w:rsidRPr="00023073">
          <w:rPr>
            <w:rFonts w:ascii="Book Antiqua" w:hAnsi="Book Antiqua"/>
            <w:sz w:val="22"/>
            <w:szCs w:val="22"/>
            <w:rPrChange w:id="1112" w:author="Niklas" w:date="2011-02-09T13:16:00Z">
              <w:rPr>
                <w:sz w:val="24"/>
              </w:rPr>
            </w:rPrChange>
          </w:rPr>
          <w:t>s majestät</w:t>
        </w:r>
      </w:ins>
      <w:r w:rsidRPr="00023073">
        <w:rPr>
          <w:rFonts w:ascii="Book Antiqua" w:hAnsi="Book Antiqua"/>
          <w:sz w:val="22"/>
          <w:szCs w:val="22"/>
          <w:rPrChange w:id="1113" w:author="Niklas" w:date="2011-02-09T13:16:00Z">
            <w:rPr>
              <w:sz w:val="24"/>
            </w:rPr>
          </w:rPrChange>
        </w:rPr>
        <w:t xml:space="preserve"> fanns inte i min närhet. Då förstod jag att </w:t>
      </w:r>
      <w:ins w:id="1114" w:author="IT Tekniker" w:date="2010-08-18T15:54:00Z">
        <w:r w:rsidR="00FF5DF2" w:rsidRPr="00023073">
          <w:rPr>
            <w:rFonts w:ascii="Book Antiqua" w:hAnsi="Book Antiqua"/>
            <w:sz w:val="22"/>
            <w:szCs w:val="22"/>
            <w:rPrChange w:id="1115" w:author="Niklas" w:date="2011-02-09T13:16:00Z">
              <w:rPr>
                <w:sz w:val="24"/>
              </w:rPr>
            </w:rPrChange>
          </w:rPr>
          <w:t xml:space="preserve">det </w:t>
        </w:r>
      </w:ins>
      <w:del w:id="1116" w:author="IT Tekniker" w:date="2010-08-18T15:54:00Z">
        <w:r w:rsidRPr="00023073" w:rsidDel="00FF5DF2">
          <w:rPr>
            <w:rFonts w:ascii="Book Antiqua" w:hAnsi="Book Antiqua"/>
            <w:sz w:val="22"/>
            <w:szCs w:val="22"/>
            <w:rPrChange w:id="1117" w:author="Niklas" w:date="2011-02-09T13:16:00Z">
              <w:rPr>
                <w:sz w:val="24"/>
              </w:rPr>
            </w:rPrChange>
          </w:rPr>
          <w:delText xml:space="preserve">han </w:delText>
        </w:r>
      </w:del>
      <w:r w:rsidRPr="00023073">
        <w:rPr>
          <w:rFonts w:ascii="Book Antiqua" w:hAnsi="Book Antiqua"/>
          <w:sz w:val="22"/>
          <w:szCs w:val="22"/>
          <w:rPrChange w:id="1118" w:author="Niklas" w:date="2011-02-09T13:16:00Z">
            <w:rPr>
              <w:sz w:val="24"/>
            </w:rPr>
          </w:rPrChange>
        </w:rPr>
        <w:t>talade</w:t>
      </w:r>
      <w:ins w:id="1119" w:author="IT Tekniker" w:date="2010-08-18T15:54:00Z">
        <w:r w:rsidR="00FF5DF2" w:rsidRPr="00023073">
          <w:rPr>
            <w:rFonts w:ascii="Book Antiqua" w:hAnsi="Book Antiqua"/>
            <w:sz w:val="22"/>
            <w:szCs w:val="22"/>
            <w:rPrChange w:id="1120" w:author="Niklas" w:date="2011-02-09T13:16:00Z">
              <w:rPr>
                <w:sz w:val="24"/>
              </w:rPr>
            </w:rPrChange>
          </w:rPr>
          <w:t>s</w:t>
        </w:r>
      </w:ins>
      <w:r w:rsidRPr="00023073">
        <w:rPr>
          <w:rFonts w:ascii="Book Antiqua" w:hAnsi="Book Antiqua"/>
          <w:sz w:val="22"/>
          <w:szCs w:val="22"/>
          <w:rPrChange w:id="1121" w:author="Niklas" w:date="2011-02-09T13:16:00Z">
            <w:rPr>
              <w:sz w:val="24"/>
            </w:rPr>
          </w:rPrChange>
        </w:rPr>
        <w:t xml:space="preserve"> direkt till </w:t>
      </w:r>
      <w:r w:rsidRPr="00023073">
        <w:rPr>
          <w:rFonts w:ascii="Book Antiqua" w:hAnsi="Book Antiqua"/>
          <w:sz w:val="22"/>
          <w:szCs w:val="22"/>
          <w:rPrChange w:id="1122" w:author="Niklas" w:date="2011-02-09T13:16:00Z">
            <w:rPr>
              <w:sz w:val="24"/>
            </w:rPr>
          </w:rPrChange>
        </w:rPr>
        <w:lastRenderedPageBreak/>
        <w:t xml:space="preserve">min själ eftersom att </w:t>
      </w:r>
      <w:ins w:id="1123" w:author="IT Tekniker" w:date="2010-08-18T15:54:00Z">
        <w:r w:rsidR="00FF5DF2" w:rsidRPr="00023073">
          <w:rPr>
            <w:rFonts w:ascii="Book Antiqua" w:hAnsi="Book Antiqua"/>
            <w:sz w:val="22"/>
            <w:szCs w:val="22"/>
            <w:rPrChange w:id="1124" w:author="Niklas" w:date="2011-02-09T13:16:00Z">
              <w:rPr>
                <w:sz w:val="24"/>
              </w:rPr>
            </w:rPrChange>
          </w:rPr>
          <w:t>hans majestäts</w:t>
        </w:r>
      </w:ins>
      <w:del w:id="1125" w:author="IT Tekniker" w:date="2010-08-18T15:54:00Z">
        <w:r w:rsidRPr="00023073" w:rsidDel="00FF5DF2">
          <w:rPr>
            <w:rFonts w:ascii="Book Antiqua" w:hAnsi="Book Antiqua"/>
            <w:sz w:val="22"/>
            <w:szCs w:val="22"/>
            <w:rPrChange w:id="1126" w:author="Niklas" w:date="2011-02-09T13:16:00Z">
              <w:rPr>
                <w:sz w:val="24"/>
              </w:rPr>
            </w:rPrChange>
          </w:rPr>
          <w:delText>hans</w:delText>
        </w:r>
      </w:del>
      <w:r w:rsidRPr="00023073">
        <w:rPr>
          <w:rFonts w:ascii="Book Antiqua" w:hAnsi="Book Antiqua"/>
          <w:sz w:val="22"/>
          <w:szCs w:val="22"/>
          <w:rPrChange w:id="1127" w:author="Niklas" w:date="2011-02-09T13:16:00Z">
            <w:rPr>
              <w:sz w:val="24"/>
            </w:rPr>
          </w:rPrChange>
        </w:rPr>
        <w:t xml:space="preserve"> fysiska kropp inte var närvarande. Han</w:t>
      </w:r>
      <w:ins w:id="1128" w:author="IT Tekniker" w:date="2010-08-18T15:54:00Z">
        <w:r w:rsidR="00FF5DF2" w:rsidRPr="00023073">
          <w:rPr>
            <w:rFonts w:ascii="Book Antiqua" w:hAnsi="Book Antiqua"/>
            <w:sz w:val="22"/>
            <w:szCs w:val="22"/>
            <w:rPrChange w:id="1129" w:author="Niklas" w:date="2011-02-09T13:16:00Z">
              <w:rPr>
                <w:sz w:val="24"/>
              </w:rPr>
            </w:rPrChange>
          </w:rPr>
          <w:t>s majestät</w:t>
        </w:r>
      </w:ins>
      <w:r w:rsidRPr="00023073">
        <w:rPr>
          <w:rFonts w:ascii="Book Antiqua" w:hAnsi="Book Antiqua"/>
          <w:sz w:val="22"/>
          <w:szCs w:val="22"/>
          <w:rPrChange w:id="1130" w:author="Niklas" w:date="2011-02-09T13:16:00Z">
            <w:rPr>
              <w:sz w:val="24"/>
            </w:rPr>
          </w:rPrChange>
        </w:rPr>
        <w:t xml:space="preserve"> berättade för mig att min framtid var förutbestämd. Jag skulle arbeta för att på något vis utläsa människans själsliv. Jag kan inte minnas de ord </w:t>
      </w:r>
      <w:ins w:id="1131" w:author="IT Tekniker" w:date="2010-08-18T15:54:00Z">
        <w:r w:rsidR="00FF5DF2" w:rsidRPr="00023073">
          <w:rPr>
            <w:rFonts w:ascii="Book Antiqua" w:hAnsi="Book Antiqua"/>
            <w:sz w:val="22"/>
            <w:szCs w:val="22"/>
            <w:rPrChange w:id="1132" w:author="Niklas" w:date="2011-02-09T13:16:00Z">
              <w:rPr>
                <w:sz w:val="24"/>
              </w:rPr>
            </w:rPrChange>
          </w:rPr>
          <w:t>hans majestät</w:t>
        </w:r>
      </w:ins>
      <w:del w:id="1133" w:author="IT Tekniker" w:date="2010-08-18T15:54:00Z">
        <w:r w:rsidRPr="00023073" w:rsidDel="00FF5DF2">
          <w:rPr>
            <w:rFonts w:ascii="Book Antiqua" w:hAnsi="Book Antiqua"/>
            <w:sz w:val="22"/>
            <w:szCs w:val="22"/>
            <w:rPrChange w:id="1134" w:author="Niklas" w:date="2011-02-09T13:16:00Z">
              <w:rPr>
                <w:sz w:val="24"/>
              </w:rPr>
            </w:rPrChange>
          </w:rPr>
          <w:delText>kungen</w:delText>
        </w:r>
      </w:del>
      <w:r w:rsidRPr="00023073">
        <w:rPr>
          <w:rFonts w:ascii="Book Antiqua" w:hAnsi="Book Antiqua"/>
          <w:sz w:val="22"/>
          <w:szCs w:val="22"/>
          <w:rPrChange w:id="1135" w:author="Niklas" w:date="2011-02-09T13:16:00Z">
            <w:rPr>
              <w:sz w:val="24"/>
            </w:rPr>
          </w:rPrChange>
        </w:rPr>
        <w:t xml:space="preserve"> använde, men detta var nog för att jag skulle bli stark i min övertygelse om att en dag kunna utläsa människans inre funktioner. Kan </w:t>
      </w:r>
      <w:ins w:id="1136" w:author="IT Tekniker" w:date="2010-08-18T15:54:00Z">
        <w:r w:rsidR="00FF5DF2" w:rsidRPr="00023073">
          <w:rPr>
            <w:rFonts w:ascii="Book Antiqua" w:hAnsi="Book Antiqua"/>
            <w:sz w:val="22"/>
            <w:szCs w:val="22"/>
            <w:rPrChange w:id="1137" w:author="Niklas" w:date="2011-02-09T13:16:00Z">
              <w:rPr>
                <w:sz w:val="24"/>
              </w:rPr>
            </w:rPrChange>
          </w:rPr>
          <w:t>Ni</w:t>
        </w:r>
      </w:ins>
      <w:del w:id="1138" w:author="IT Tekniker" w:date="2010-08-18T15:54:00Z">
        <w:r w:rsidRPr="00023073" w:rsidDel="00FF5DF2">
          <w:rPr>
            <w:rFonts w:ascii="Book Antiqua" w:hAnsi="Book Antiqua"/>
            <w:sz w:val="22"/>
            <w:szCs w:val="22"/>
            <w:rPrChange w:id="1139" w:author="Niklas" w:date="2011-02-09T13:16:00Z">
              <w:rPr>
                <w:sz w:val="24"/>
              </w:rPr>
            </w:rPrChange>
          </w:rPr>
          <w:delText>du</w:delText>
        </w:r>
      </w:del>
      <w:r w:rsidRPr="00023073">
        <w:rPr>
          <w:rFonts w:ascii="Book Antiqua" w:hAnsi="Book Antiqua"/>
          <w:sz w:val="22"/>
          <w:szCs w:val="22"/>
          <w:rPrChange w:id="1140" w:author="Niklas" w:date="2011-02-09T13:16:00Z">
            <w:rPr>
              <w:sz w:val="24"/>
            </w:rPr>
          </w:rPrChange>
        </w:rPr>
        <w:t xml:space="preserve"> </w:t>
      </w:r>
      <w:ins w:id="1141" w:author="IT Tekniker" w:date="2010-08-18T15:54:00Z">
        <w:r w:rsidR="00FF5DF2" w:rsidRPr="00023073">
          <w:rPr>
            <w:rFonts w:ascii="Book Antiqua" w:hAnsi="Book Antiqua"/>
            <w:sz w:val="22"/>
            <w:szCs w:val="22"/>
            <w:rPrChange w:id="1142" w:author="Niklas" w:date="2011-02-09T13:16:00Z">
              <w:rPr>
                <w:sz w:val="24"/>
              </w:rPr>
            </w:rPrChange>
          </w:rPr>
          <w:t>föreställa</w:t>
        </w:r>
      </w:ins>
      <w:del w:id="1143" w:author="IT Tekniker" w:date="2010-08-18T15:54:00Z">
        <w:r w:rsidRPr="00023073" w:rsidDel="00FF5DF2">
          <w:rPr>
            <w:rFonts w:ascii="Book Antiqua" w:hAnsi="Book Antiqua"/>
            <w:sz w:val="22"/>
            <w:szCs w:val="22"/>
            <w:rPrChange w:id="1144" w:author="Niklas" w:date="2011-02-09T13:16:00Z">
              <w:rPr>
                <w:sz w:val="24"/>
              </w:rPr>
            </w:rPrChange>
          </w:rPr>
          <w:delText>tänka</w:delText>
        </w:r>
      </w:del>
      <w:r w:rsidRPr="00023073">
        <w:rPr>
          <w:rFonts w:ascii="Book Antiqua" w:hAnsi="Book Antiqua"/>
          <w:sz w:val="22"/>
          <w:szCs w:val="22"/>
          <w:rPrChange w:id="1145" w:author="Niklas" w:date="2011-02-09T13:16:00Z">
            <w:rPr>
              <w:sz w:val="24"/>
            </w:rPr>
          </w:rPrChange>
        </w:rPr>
        <w:t xml:space="preserve"> </w:t>
      </w:r>
      <w:ins w:id="1146" w:author="IT Tekniker" w:date="2010-08-18T15:54:00Z">
        <w:r w:rsidR="00FF5DF2" w:rsidRPr="00023073">
          <w:rPr>
            <w:rFonts w:ascii="Book Antiqua" w:hAnsi="Book Antiqua"/>
            <w:sz w:val="22"/>
            <w:szCs w:val="22"/>
            <w:rPrChange w:id="1147" w:author="Niklas" w:date="2011-02-09T13:16:00Z">
              <w:rPr>
                <w:sz w:val="24"/>
              </w:rPr>
            </w:rPrChange>
          </w:rPr>
          <w:t>Er</w:t>
        </w:r>
      </w:ins>
      <w:del w:id="1148" w:author="IT Tekniker" w:date="2010-08-18T15:54:00Z">
        <w:r w:rsidRPr="00023073" w:rsidDel="00FF5DF2">
          <w:rPr>
            <w:rFonts w:ascii="Book Antiqua" w:hAnsi="Book Antiqua"/>
            <w:sz w:val="22"/>
            <w:szCs w:val="22"/>
            <w:rPrChange w:id="1149" w:author="Niklas" w:date="2011-02-09T13:16:00Z">
              <w:rPr>
                <w:sz w:val="24"/>
              </w:rPr>
            </w:rPrChange>
          </w:rPr>
          <w:delText>dig</w:delText>
        </w:r>
      </w:del>
      <w:r w:rsidRPr="00023073">
        <w:rPr>
          <w:rFonts w:ascii="Book Antiqua" w:hAnsi="Book Antiqua"/>
          <w:sz w:val="22"/>
          <w:szCs w:val="22"/>
          <w:rPrChange w:id="1150" w:author="Niklas" w:date="2011-02-09T13:16:00Z">
            <w:rPr>
              <w:sz w:val="24"/>
            </w:rPr>
          </w:rPrChange>
        </w:rPr>
        <w:t xml:space="preserve"> vilken fantastisk händelse? Det är också med anledning av mina nyvunna kunskaper som jag skriv</w:t>
      </w:r>
      <w:ins w:id="1151" w:author="IT Tekniker" w:date="2010-08-18T15:52:00Z">
        <w:r w:rsidR="00FF5DF2" w:rsidRPr="00023073">
          <w:rPr>
            <w:rFonts w:ascii="Book Antiqua" w:hAnsi="Book Antiqua"/>
            <w:sz w:val="22"/>
            <w:szCs w:val="22"/>
            <w:rPrChange w:id="1152" w:author="Niklas" w:date="2011-02-09T13:16:00Z">
              <w:rPr>
                <w:sz w:val="24"/>
              </w:rPr>
            </w:rPrChange>
          </w:rPr>
          <w:t>er</w:t>
        </w:r>
      </w:ins>
      <w:del w:id="1153" w:author="IT Tekniker" w:date="2010-08-18T15:52:00Z">
        <w:r w:rsidRPr="00023073" w:rsidDel="00FF5DF2">
          <w:rPr>
            <w:rFonts w:ascii="Book Antiqua" w:hAnsi="Book Antiqua"/>
            <w:sz w:val="22"/>
            <w:szCs w:val="22"/>
            <w:rPrChange w:id="1154" w:author="Niklas" w:date="2011-02-09T13:16:00Z">
              <w:rPr>
                <w:sz w:val="24"/>
              </w:rPr>
            </w:rPrChange>
          </w:rPr>
          <w:delText>it</w:delText>
        </w:r>
      </w:del>
      <w:r w:rsidRPr="00023073">
        <w:rPr>
          <w:rFonts w:ascii="Book Antiqua" w:hAnsi="Book Antiqua"/>
          <w:sz w:val="22"/>
          <w:szCs w:val="22"/>
          <w:rPrChange w:id="1155" w:author="Niklas" w:date="2011-02-09T13:16:00Z">
            <w:rPr>
              <w:sz w:val="24"/>
            </w:rPr>
          </w:rPrChange>
        </w:rPr>
        <w:t xml:space="preserve"> till </w:t>
      </w:r>
      <w:ins w:id="1156" w:author="IT Tekniker" w:date="2010-08-18T15:55:00Z">
        <w:r w:rsidR="00FF5DF2" w:rsidRPr="00023073">
          <w:rPr>
            <w:rFonts w:ascii="Book Antiqua" w:hAnsi="Book Antiqua"/>
            <w:sz w:val="22"/>
            <w:szCs w:val="22"/>
            <w:rPrChange w:id="1157" w:author="Niklas" w:date="2011-02-09T13:16:00Z">
              <w:rPr>
                <w:sz w:val="24"/>
              </w:rPr>
            </w:rPrChange>
          </w:rPr>
          <w:t>E</w:t>
        </w:r>
      </w:ins>
      <w:del w:id="1158" w:author="IT Tekniker" w:date="2010-08-18T15:52:00Z">
        <w:r w:rsidRPr="00023073" w:rsidDel="00FF5DF2">
          <w:rPr>
            <w:rFonts w:ascii="Book Antiqua" w:hAnsi="Book Antiqua"/>
            <w:sz w:val="22"/>
            <w:szCs w:val="22"/>
            <w:rPrChange w:id="1159" w:author="Niklas" w:date="2011-02-09T13:16:00Z">
              <w:rPr>
                <w:sz w:val="24"/>
              </w:rPr>
            </w:rPrChange>
          </w:rPr>
          <w:delText>dig</w:delText>
        </w:r>
      </w:del>
      <w:ins w:id="1160" w:author="IT Tekniker" w:date="2010-08-18T15:52:00Z">
        <w:r w:rsidR="00FF5DF2" w:rsidRPr="00023073">
          <w:rPr>
            <w:rFonts w:ascii="Book Antiqua" w:hAnsi="Book Antiqua"/>
            <w:sz w:val="22"/>
            <w:szCs w:val="22"/>
            <w:rPrChange w:id="1161" w:author="Niklas" w:date="2011-02-09T13:16:00Z">
              <w:rPr>
                <w:sz w:val="24"/>
              </w:rPr>
            </w:rPrChange>
          </w:rPr>
          <w:t>r</w:t>
        </w:r>
      </w:ins>
      <w:r w:rsidRPr="00023073">
        <w:rPr>
          <w:rFonts w:ascii="Book Antiqua" w:hAnsi="Book Antiqua"/>
          <w:sz w:val="22"/>
          <w:szCs w:val="22"/>
          <w:rPrChange w:id="1162" w:author="Niklas" w:date="2011-02-09T13:16:00Z">
            <w:rPr>
              <w:sz w:val="24"/>
            </w:rPr>
          </w:rPrChange>
        </w:rPr>
        <w:t xml:space="preserve">. Jag kommer nämligen att besöka </w:t>
      </w:r>
      <w:ins w:id="1163" w:author="IT Tekniker" w:date="2010-08-18T15:55:00Z">
        <w:r w:rsidR="00FF5DF2" w:rsidRPr="00023073">
          <w:rPr>
            <w:rFonts w:ascii="Book Antiqua" w:hAnsi="Book Antiqua"/>
            <w:sz w:val="22"/>
            <w:szCs w:val="22"/>
            <w:rPrChange w:id="1164" w:author="Niklas" w:date="2011-02-09T13:16:00Z">
              <w:rPr>
                <w:sz w:val="24"/>
              </w:rPr>
            </w:rPrChange>
          </w:rPr>
          <w:t>Marseilles</w:t>
        </w:r>
      </w:ins>
      <w:del w:id="1165" w:author="IT Tekniker" w:date="2010-08-18T15:55:00Z">
        <w:r w:rsidRPr="00023073" w:rsidDel="00FF5DF2">
          <w:rPr>
            <w:rFonts w:ascii="Book Antiqua" w:hAnsi="Book Antiqua"/>
            <w:sz w:val="22"/>
            <w:szCs w:val="22"/>
            <w:rPrChange w:id="1166" w:author="Niklas" w:date="2011-02-09T13:16:00Z">
              <w:rPr>
                <w:sz w:val="24"/>
              </w:rPr>
            </w:rPrChange>
          </w:rPr>
          <w:delText>dig</w:delText>
        </w:r>
      </w:del>
      <w:r w:rsidRPr="00023073">
        <w:rPr>
          <w:rFonts w:ascii="Book Antiqua" w:hAnsi="Book Antiqua"/>
          <w:sz w:val="22"/>
          <w:szCs w:val="22"/>
          <w:rPrChange w:id="1167" w:author="Niklas" w:date="2011-02-09T13:16:00Z">
            <w:rPr>
              <w:sz w:val="24"/>
            </w:rPr>
          </w:rPrChange>
        </w:rPr>
        <w:t xml:space="preserve"> de närmaste dagarna, och vill ge </w:t>
      </w:r>
      <w:ins w:id="1168" w:author="IT Tekniker" w:date="2010-08-18T15:55:00Z">
        <w:r w:rsidR="00FF5DF2" w:rsidRPr="00023073">
          <w:rPr>
            <w:rFonts w:ascii="Book Antiqua" w:hAnsi="Book Antiqua"/>
            <w:sz w:val="22"/>
            <w:szCs w:val="22"/>
            <w:rPrChange w:id="1169" w:author="Niklas" w:date="2011-02-09T13:16:00Z">
              <w:rPr>
                <w:sz w:val="24"/>
              </w:rPr>
            </w:rPrChange>
          </w:rPr>
          <w:t>Er</w:t>
        </w:r>
      </w:ins>
      <w:del w:id="1170" w:author="IT Tekniker" w:date="2010-08-18T15:55:00Z">
        <w:r w:rsidRPr="00023073" w:rsidDel="00FF5DF2">
          <w:rPr>
            <w:rFonts w:ascii="Book Antiqua" w:hAnsi="Book Antiqua"/>
            <w:sz w:val="22"/>
            <w:szCs w:val="22"/>
            <w:rPrChange w:id="1171" w:author="Niklas" w:date="2011-02-09T13:16:00Z">
              <w:rPr>
                <w:sz w:val="24"/>
              </w:rPr>
            </w:rPrChange>
          </w:rPr>
          <w:delText>dig</w:delText>
        </w:r>
      </w:del>
      <w:r w:rsidRPr="00023073">
        <w:rPr>
          <w:rFonts w:ascii="Book Antiqua" w:hAnsi="Book Antiqua"/>
          <w:sz w:val="22"/>
          <w:szCs w:val="22"/>
          <w:rPrChange w:id="1172" w:author="Niklas" w:date="2011-02-09T13:16:00Z">
            <w:rPr>
              <w:sz w:val="24"/>
            </w:rPr>
          </w:rPrChange>
        </w:rPr>
        <w:t xml:space="preserve"> tid att göra </w:t>
      </w:r>
      <w:ins w:id="1173" w:author="IT Tekniker" w:date="2010-08-18T15:55:00Z">
        <w:r w:rsidR="00FF5DF2" w:rsidRPr="00023073">
          <w:rPr>
            <w:rFonts w:ascii="Book Antiqua" w:hAnsi="Book Antiqua"/>
            <w:sz w:val="22"/>
            <w:szCs w:val="22"/>
            <w:rPrChange w:id="1174" w:author="Niklas" w:date="2011-02-09T13:16:00Z">
              <w:rPr>
                <w:sz w:val="24"/>
              </w:rPr>
            </w:rPrChange>
          </w:rPr>
          <w:t>Er</w:t>
        </w:r>
      </w:ins>
      <w:del w:id="1175" w:author="IT Tekniker" w:date="2010-08-18T15:55:00Z">
        <w:r w:rsidRPr="00023073" w:rsidDel="00FF5DF2">
          <w:rPr>
            <w:rFonts w:ascii="Book Antiqua" w:hAnsi="Book Antiqua"/>
            <w:sz w:val="22"/>
            <w:szCs w:val="22"/>
            <w:rPrChange w:id="1176" w:author="Niklas" w:date="2011-02-09T13:16:00Z">
              <w:rPr>
                <w:sz w:val="24"/>
              </w:rPr>
            </w:rPrChange>
          </w:rPr>
          <w:delText>dig</w:delText>
        </w:r>
      </w:del>
      <w:r w:rsidRPr="00023073">
        <w:rPr>
          <w:rFonts w:ascii="Book Antiqua" w:hAnsi="Book Antiqua"/>
          <w:sz w:val="22"/>
          <w:szCs w:val="22"/>
          <w:rPrChange w:id="1177" w:author="Niklas" w:date="2011-02-09T13:16:00Z">
            <w:rPr>
              <w:sz w:val="24"/>
            </w:rPr>
          </w:rPrChange>
        </w:rPr>
        <w:t xml:space="preserve"> redo för mitt besök. Resan är besvärlig som </w:t>
      </w:r>
      <w:ins w:id="1178" w:author="IT Tekniker" w:date="2010-08-18T15:55:00Z">
        <w:r w:rsidR="00FF5DF2" w:rsidRPr="00023073">
          <w:rPr>
            <w:rFonts w:ascii="Book Antiqua" w:hAnsi="Book Antiqua"/>
            <w:sz w:val="22"/>
            <w:szCs w:val="22"/>
            <w:rPrChange w:id="1179" w:author="Niklas" w:date="2011-02-09T13:16:00Z">
              <w:rPr>
                <w:sz w:val="24"/>
              </w:rPr>
            </w:rPrChange>
          </w:rPr>
          <w:t>N</w:t>
        </w:r>
      </w:ins>
      <w:del w:id="1180" w:author="IT Tekniker" w:date="2010-08-18T15:52:00Z">
        <w:r w:rsidRPr="00023073" w:rsidDel="00FF5DF2">
          <w:rPr>
            <w:rFonts w:ascii="Book Antiqua" w:hAnsi="Book Antiqua"/>
            <w:sz w:val="22"/>
            <w:szCs w:val="22"/>
            <w:rPrChange w:id="1181" w:author="Niklas" w:date="2011-02-09T13:16:00Z">
              <w:rPr>
                <w:sz w:val="24"/>
              </w:rPr>
            </w:rPrChange>
          </w:rPr>
          <w:delText xml:space="preserve">du </w:delText>
        </w:r>
      </w:del>
      <w:ins w:id="1182" w:author="IT Tekniker" w:date="2010-08-18T15:52:00Z">
        <w:r w:rsidR="00FF5DF2" w:rsidRPr="00023073">
          <w:rPr>
            <w:rFonts w:ascii="Book Antiqua" w:hAnsi="Book Antiqua"/>
            <w:sz w:val="22"/>
            <w:szCs w:val="22"/>
            <w:rPrChange w:id="1183" w:author="Niklas" w:date="2011-02-09T13:16:00Z">
              <w:rPr>
                <w:sz w:val="24"/>
              </w:rPr>
            </w:rPrChange>
          </w:rPr>
          <w:t xml:space="preserve">i </w:t>
        </w:r>
      </w:ins>
      <w:r w:rsidRPr="00023073">
        <w:rPr>
          <w:rFonts w:ascii="Book Antiqua" w:hAnsi="Book Antiqua"/>
          <w:sz w:val="22"/>
          <w:szCs w:val="22"/>
          <w:rPrChange w:id="1184" w:author="Niklas" w:date="2011-02-09T13:16:00Z">
            <w:rPr>
              <w:sz w:val="24"/>
            </w:rPr>
          </w:rPrChange>
        </w:rPr>
        <w:t>vet, men jag skriver ett brev till när jag börjar närma mig.</w:t>
      </w:r>
    </w:p>
    <w:p w:rsidR="006D632F" w:rsidRPr="00023073" w:rsidRDefault="006D632F">
      <w:pPr>
        <w:spacing w:line="276" w:lineRule="auto"/>
        <w:ind w:left="567" w:right="1134"/>
        <w:rPr>
          <w:rFonts w:ascii="Book Antiqua" w:hAnsi="Book Antiqua"/>
          <w:sz w:val="22"/>
          <w:szCs w:val="22"/>
          <w:rPrChange w:id="1185" w:author="Niklas" w:date="2011-02-09T13:16:00Z">
            <w:rPr>
              <w:sz w:val="24"/>
            </w:rPr>
          </w:rPrChange>
        </w:rPr>
        <w:pPrChange w:id="1186" w:author="Niklas" w:date="2011-02-09T13:18:00Z">
          <w:pPr>
            <w:spacing w:line="360" w:lineRule="auto"/>
            <w:ind w:left="567" w:right="1134"/>
          </w:pPr>
        </w:pPrChange>
      </w:pPr>
    </w:p>
    <w:p w:rsidR="006D632F" w:rsidRPr="00023073" w:rsidRDefault="003933D2">
      <w:pPr>
        <w:spacing w:line="276" w:lineRule="auto"/>
        <w:ind w:left="567" w:right="1134"/>
        <w:rPr>
          <w:rFonts w:ascii="Book Antiqua" w:hAnsi="Book Antiqua"/>
          <w:sz w:val="22"/>
          <w:szCs w:val="22"/>
          <w:rPrChange w:id="1187" w:author="Niklas" w:date="2011-02-09T13:16:00Z">
            <w:rPr>
              <w:sz w:val="24"/>
            </w:rPr>
          </w:rPrChange>
        </w:rPr>
        <w:pPrChange w:id="1188" w:author="Niklas" w:date="2011-02-09T13:18:00Z">
          <w:pPr>
            <w:spacing w:line="360" w:lineRule="auto"/>
            <w:ind w:left="567" w:right="1134"/>
          </w:pPr>
        </w:pPrChange>
      </w:pPr>
      <w:ins w:id="1189" w:author="IT Tekniker" w:date="2010-08-18T15:56:00Z">
        <w:r w:rsidRPr="00023073">
          <w:rPr>
            <w:rFonts w:ascii="Book Antiqua" w:hAnsi="Book Antiqua"/>
            <w:sz w:val="22"/>
            <w:szCs w:val="22"/>
            <w:rPrChange w:id="1190" w:author="Niklas" w:date="2011-02-09T13:16:00Z">
              <w:rPr>
                <w:sz w:val="24"/>
              </w:rPr>
            </w:rPrChange>
          </w:rPr>
          <w:t>Er</w:t>
        </w:r>
      </w:ins>
      <w:del w:id="1191" w:author="IT Tekniker" w:date="2010-08-18T15:56:00Z">
        <w:r w:rsidR="006D632F" w:rsidRPr="00023073" w:rsidDel="003933D2">
          <w:rPr>
            <w:rFonts w:ascii="Book Antiqua" w:hAnsi="Book Antiqua"/>
            <w:sz w:val="22"/>
            <w:szCs w:val="22"/>
            <w:rPrChange w:id="1192" w:author="Niklas" w:date="2011-02-09T13:16:00Z">
              <w:rPr>
                <w:sz w:val="24"/>
              </w:rPr>
            </w:rPrChange>
          </w:rPr>
          <w:delText>Din</w:delText>
        </w:r>
      </w:del>
      <w:r w:rsidR="006D632F" w:rsidRPr="00023073">
        <w:rPr>
          <w:rFonts w:ascii="Book Antiqua" w:hAnsi="Book Antiqua"/>
          <w:sz w:val="22"/>
          <w:szCs w:val="22"/>
          <w:rPrChange w:id="1193" w:author="Niklas" w:date="2011-02-09T13:16:00Z">
            <w:rPr>
              <w:sz w:val="24"/>
            </w:rPr>
          </w:rPrChange>
        </w:rPr>
        <w:t xml:space="preserve"> vän,</w:t>
      </w:r>
    </w:p>
    <w:p w:rsidR="006D632F" w:rsidRPr="00023073" w:rsidRDefault="006D632F">
      <w:pPr>
        <w:spacing w:line="276" w:lineRule="auto"/>
        <w:ind w:left="567" w:right="1134"/>
        <w:rPr>
          <w:rFonts w:ascii="Book Antiqua" w:hAnsi="Book Antiqua"/>
          <w:sz w:val="22"/>
          <w:szCs w:val="22"/>
          <w:rPrChange w:id="1194" w:author="Niklas" w:date="2011-02-09T13:16:00Z">
            <w:rPr>
              <w:sz w:val="24"/>
            </w:rPr>
          </w:rPrChange>
        </w:rPr>
        <w:pPrChange w:id="1195" w:author="Niklas" w:date="2011-02-09T13:18:00Z">
          <w:pPr>
            <w:spacing w:line="360" w:lineRule="auto"/>
            <w:ind w:left="567" w:right="1134"/>
          </w:pPr>
        </w:pPrChange>
      </w:pPr>
      <w:r w:rsidRPr="00023073">
        <w:rPr>
          <w:rFonts w:ascii="Book Antiqua" w:hAnsi="Book Antiqua"/>
          <w:sz w:val="22"/>
          <w:szCs w:val="22"/>
          <w:rPrChange w:id="1196" w:author="Niklas" w:date="2011-02-09T13:16:00Z">
            <w:rPr>
              <w:sz w:val="24"/>
            </w:rPr>
          </w:rPrChange>
        </w:rPr>
        <w:t>Albert</w:t>
      </w:r>
    </w:p>
    <w:p w:rsidR="006D632F" w:rsidRPr="00023073" w:rsidRDefault="006D632F">
      <w:pPr>
        <w:spacing w:line="276" w:lineRule="auto"/>
        <w:rPr>
          <w:rFonts w:ascii="Book Antiqua" w:hAnsi="Book Antiqua"/>
          <w:sz w:val="22"/>
          <w:szCs w:val="22"/>
          <w:rPrChange w:id="1197" w:author="Niklas" w:date="2011-02-09T13:16:00Z">
            <w:rPr>
              <w:sz w:val="24"/>
            </w:rPr>
          </w:rPrChange>
        </w:rPr>
        <w:pPrChange w:id="1198" w:author="Niklas" w:date="2011-02-09T13:18:00Z">
          <w:pPr>
            <w:spacing w:line="360" w:lineRule="auto"/>
          </w:pPr>
        </w:pPrChange>
      </w:pPr>
    </w:p>
    <w:p w:rsidR="006D632F" w:rsidRPr="00023073" w:rsidRDefault="006D632F">
      <w:pPr>
        <w:spacing w:line="276" w:lineRule="auto"/>
        <w:rPr>
          <w:rFonts w:ascii="Book Antiqua" w:hAnsi="Book Antiqua"/>
          <w:sz w:val="22"/>
          <w:szCs w:val="22"/>
          <w:rPrChange w:id="1199" w:author="Niklas" w:date="2011-02-09T13:16:00Z">
            <w:rPr>
              <w:sz w:val="24"/>
            </w:rPr>
          </w:rPrChange>
        </w:rPr>
        <w:pPrChange w:id="1200" w:author="Niklas" w:date="2011-02-09T13:18:00Z">
          <w:pPr>
            <w:spacing w:line="360" w:lineRule="auto"/>
          </w:pPr>
        </w:pPrChange>
      </w:pPr>
      <w:r w:rsidRPr="00023073">
        <w:rPr>
          <w:rFonts w:ascii="Book Antiqua" w:hAnsi="Book Antiqua"/>
          <w:sz w:val="22"/>
          <w:szCs w:val="22"/>
          <w:rPrChange w:id="1201" w:author="Niklas" w:date="2011-02-09T13:16:00Z">
            <w:rPr>
              <w:sz w:val="24"/>
            </w:rPr>
          </w:rPrChange>
        </w:rPr>
        <w:t xml:space="preserve">Jag lägger tillbaka brevet i kuvertet och kastar det till golvet. Det är något som inte stämmer! Jag tar upp det igen och tittar på båda sidorna av kuvertet. Det är inte frankerat och mitt namn är inte utskrivet någonstans. Hur har det då kommit hit? Kanske är brevet en </w:t>
      </w:r>
      <w:r w:rsidRPr="00023073">
        <w:rPr>
          <w:rFonts w:ascii="Book Antiqua" w:hAnsi="Book Antiqua"/>
          <w:sz w:val="22"/>
          <w:szCs w:val="22"/>
          <w:rPrChange w:id="1202" w:author="Niklas" w:date="2011-02-09T13:16:00Z">
            <w:rPr>
              <w:sz w:val="24"/>
            </w:rPr>
          </w:rPrChange>
        </w:rPr>
        <w:lastRenderedPageBreak/>
        <w:t xml:space="preserve">förfalskning? Och det givits mig i syfte att avleda min uppmärksamhet från någonting viktigare. Det är för enkelt! Snarare måste… Oj, vad tankarna flyger iväg med mig! Ruset från gårdagens </w:t>
      </w:r>
      <w:proofErr w:type="spellStart"/>
      <w:r w:rsidRPr="00023073">
        <w:rPr>
          <w:rFonts w:ascii="Book Antiqua" w:hAnsi="Book Antiqua"/>
          <w:sz w:val="22"/>
          <w:szCs w:val="22"/>
          <w:rPrChange w:id="1203" w:author="Niklas" w:date="2011-02-09T13:16:00Z">
            <w:rPr>
              <w:sz w:val="24"/>
            </w:rPr>
          </w:rPrChange>
        </w:rPr>
        <w:t>bufoteninkur</w:t>
      </w:r>
      <w:proofErr w:type="spellEnd"/>
      <w:r w:rsidRPr="00023073">
        <w:rPr>
          <w:rFonts w:ascii="Book Antiqua" w:hAnsi="Book Antiqua"/>
          <w:sz w:val="22"/>
          <w:szCs w:val="22"/>
          <w:rPrChange w:id="1204" w:author="Niklas" w:date="2011-02-09T13:16:00Z">
            <w:rPr>
              <w:sz w:val="24"/>
            </w:rPr>
          </w:rPrChange>
        </w:rPr>
        <w:t xml:space="preserve"> härjar tydligen fortfarande i mitt huvud.</w:t>
      </w:r>
    </w:p>
    <w:p w:rsidR="006D632F" w:rsidRPr="00023073" w:rsidRDefault="006D632F">
      <w:pPr>
        <w:spacing w:line="276" w:lineRule="auto"/>
        <w:rPr>
          <w:rFonts w:ascii="Book Antiqua" w:hAnsi="Book Antiqua"/>
          <w:sz w:val="22"/>
          <w:szCs w:val="22"/>
          <w:rPrChange w:id="1205" w:author="Niklas" w:date="2011-02-09T13:16:00Z">
            <w:rPr>
              <w:sz w:val="24"/>
            </w:rPr>
          </w:rPrChange>
        </w:rPr>
        <w:pPrChange w:id="1206" w:author="Niklas" w:date="2011-02-09T13:18:00Z">
          <w:pPr>
            <w:spacing w:line="360" w:lineRule="auto"/>
          </w:pPr>
        </w:pPrChange>
      </w:pPr>
      <w:r w:rsidRPr="00023073">
        <w:rPr>
          <w:rFonts w:ascii="Book Antiqua" w:hAnsi="Book Antiqua"/>
          <w:sz w:val="22"/>
          <w:szCs w:val="22"/>
          <w:rPrChange w:id="1207" w:author="Niklas" w:date="2011-02-09T13:16:00Z">
            <w:rPr>
              <w:sz w:val="24"/>
            </w:rPr>
          </w:rPrChange>
        </w:rPr>
        <w:t xml:space="preserve">  Albert har jag inte träffat på flera år, och senast var det inte så lyckat. Det framkom vid tillfället att en gemensam vän hade dött, och Albert höll mig på något vis medansvarig för dennes öde. Efter att hastigt ha berättat detta tog han artigt avsked, kanske rentav alltför artigt. Det var något opassande i sammanhanget och gav en olustig känsla av att vi aldrig skulle ses igen. Och nu detta brev.</w:t>
      </w:r>
    </w:p>
    <w:p w:rsidR="006D632F" w:rsidRPr="00023073" w:rsidRDefault="006D632F">
      <w:pPr>
        <w:spacing w:line="276" w:lineRule="auto"/>
        <w:rPr>
          <w:rFonts w:ascii="Book Antiqua" w:hAnsi="Book Antiqua"/>
          <w:sz w:val="22"/>
          <w:szCs w:val="22"/>
          <w:rPrChange w:id="1208" w:author="Niklas" w:date="2011-02-09T13:16:00Z">
            <w:rPr>
              <w:sz w:val="24"/>
            </w:rPr>
          </w:rPrChange>
        </w:rPr>
        <w:pPrChange w:id="1209" w:author="Niklas" w:date="2011-02-09T13:18:00Z">
          <w:pPr>
            <w:spacing w:line="360" w:lineRule="auto"/>
          </w:pPr>
        </w:pPrChange>
      </w:pPr>
      <w:r w:rsidRPr="00023073">
        <w:rPr>
          <w:rFonts w:ascii="Book Antiqua" w:hAnsi="Book Antiqua"/>
          <w:sz w:val="22"/>
          <w:szCs w:val="22"/>
          <w:rPrChange w:id="1210" w:author="Niklas" w:date="2011-02-09T13:16:00Z">
            <w:rPr>
              <w:sz w:val="24"/>
            </w:rPr>
          </w:rPrChange>
        </w:rPr>
        <w:t xml:space="preserve">  Jag är rädd och ängslig, tittar mig över axeln och allt ser ut som vanligt. Samtidigt kommer det små tickande ljud från den angränsande lägenheten. Det spänner snabbt till över korsryggen. Och ännu en gång. Att jag ständigt måste utsättas för plågor! Jag lutar mig lite framåt och lyssnar. Tyst. Inget ljud. Jag lutar mig tillbaka i sängen igen. Nu gör det ont i axeln istället. En stickande känsla som söker sig ner i vänsterarmen. Längst ner på armen och i min handflata finns blod som levrat sig. Blodet kommer från de öppna sår som smälttängerna gett mig under nattens experimenterande. Jag fuktar min handflata med saliv, men smaken av sot och var överväldigar mig och jag är nära att kasta upp. Jag fräser och spottar för att få bort smaken.</w:t>
      </w:r>
    </w:p>
    <w:p w:rsidR="006D632F" w:rsidRPr="00023073" w:rsidRDefault="006D632F">
      <w:pPr>
        <w:spacing w:line="276" w:lineRule="auto"/>
        <w:rPr>
          <w:rFonts w:ascii="Book Antiqua" w:hAnsi="Book Antiqua"/>
          <w:sz w:val="22"/>
          <w:szCs w:val="22"/>
          <w:rPrChange w:id="1211" w:author="Niklas" w:date="2011-02-09T13:16:00Z">
            <w:rPr>
              <w:sz w:val="24"/>
            </w:rPr>
          </w:rPrChange>
        </w:rPr>
        <w:pPrChange w:id="1212" w:author="Niklas" w:date="2011-02-09T13:18:00Z">
          <w:pPr>
            <w:spacing w:line="360" w:lineRule="auto"/>
          </w:pPr>
        </w:pPrChange>
      </w:pPr>
      <w:r w:rsidRPr="00023073">
        <w:rPr>
          <w:rFonts w:ascii="Book Antiqua" w:hAnsi="Book Antiqua"/>
          <w:sz w:val="22"/>
          <w:szCs w:val="22"/>
          <w:rPrChange w:id="1213" w:author="Niklas" w:date="2011-02-09T13:16:00Z">
            <w:rPr>
              <w:sz w:val="24"/>
            </w:rPr>
          </w:rPrChange>
        </w:rPr>
        <w:lastRenderedPageBreak/>
        <w:t xml:space="preserve">  Nej, det verkar som om jag aldrig kommer att skapa guld. Mina smälttänger och min </w:t>
      </w:r>
      <w:proofErr w:type="spellStart"/>
      <w:r w:rsidRPr="00023073">
        <w:rPr>
          <w:rFonts w:ascii="Book Antiqua" w:hAnsi="Book Antiqua"/>
          <w:sz w:val="22"/>
          <w:szCs w:val="22"/>
          <w:rPrChange w:id="1214" w:author="Niklas" w:date="2011-02-09T13:16:00Z">
            <w:rPr>
              <w:sz w:val="24"/>
            </w:rPr>
          </w:rPrChange>
        </w:rPr>
        <w:t>smältugnseld</w:t>
      </w:r>
      <w:proofErr w:type="spellEnd"/>
      <w:r w:rsidRPr="00023073">
        <w:rPr>
          <w:rFonts w:ascii="Book Antiqua" w:hAnsi="Book Antiqua"/>
          <w:sz w:val="22"/>
          <w:szCs w:val="22"/>
          <w:rPrChange w:id="1215" w:author="Niklas" w:date="2011-02-09T13:16:00Z">
            <w:rPr>
              <w:sz w:val="24"/>
            </w:rPr>
          </w:rPrChange>
        </w:rPr>
        <w:t xml:space="preserve"> </w:t>
      </w:r>
      <w:ins w:id="1216" w:author="IT Tekniker" w:date="2011-01-21T15:47:00Z">
        <w:r w:rsidR="00481AE1" w:rsidRPr="00023073">
          <w:rPr>
            <w:rFonts w:ascii="Book Antiqua" w:hAnsi="Book Antiqua"/>
            <w:sz w:val="22"/>
            <w:szCs w:val="22"/>
            <w:rPrChange w:id="1217" w:author="Niklas" w:date="2011-02-09T13:16:00Z">
              <w:rPr>
                <w:sz w:val="24"/>
              </w:rPr>
            </w:rPrChange>
          </w:rPr>
          <w:t xml:space="preserve">räcker tydligen inte som </w:t>
        </w:r>
      </w:ins>
      <w:del w:id="1218" w:author="IT Tekniker" w:date="2011-01-21T15:47:00Z">
        <w:r w:rsidRPr="00023073" w:rsidDel="00481AE1">
          <w:rPr>
            <w:rFonts w:ascii="Book Antiqua" w:hAnsi="Book Antiqua"/>
            <w:sz w:val="22"/>
            <w:szCs w:val="22"/>
            <w:rPrChange w:id="1219" w:author="Niklas" w:date="2011-02-09T13:16:00Z">
              <w:rPr>
                <w:sz w:val="24"/>
              </w:rPr>
            </w:rPrChange>
          </w:rPr>
          <w:delText xml:space="preserve">är tydligen inte </w:delText>
        </w:r>
      </w:del>
      <w:r w:rsidRPr="00023073">
        <w:rPr>
          <w:rFonts w:ascii="Book Antiqua" w:hAnsi="Book Antiqua"/>
          <w:sz w:val="22"/>
          <w:szCs w:val="22"/>
          <w:rPrChange w:id="1220" w:author="Niklas" w:date="2011-02-09T13:16:00Z">
            <w:rPr>
              <w:sz w:val="24"/>
            </w:rPr>
          </w:rPrChange>
        </w:rPr>
        <w:t>redskap</w:t>
      </w:r>
      <w:del w:id="1221" w:author="IT Tekniker" w:date="2011-01-21T15:47:00Z">
        <w:r w:rsidRPr="00023073" w:rsidDel="00481AE1">
          <w:rPr>
            <w:rFonts w:ascii="Book Antiqua" w:hAnsi="Book Antiqua"/>
            <w:sz w:val="22"/>
            <w:szCs w:val="22"/>
            <w:rPrChange w:id="1222" w:author="Niklas" w:date="2011-02-09T13:16:00Z">
              <w:rPr>
                <w:sz w:val="24"/>
              </w:rPr>
            </w:rPrChange>
          </w:rPr>
          <w:delText xml:space="preserve"> nog för dessa syften</w:delText>
        </w:r>
      </w:del>
      <w:r w:rsidRPr="00023073">
        <w:rPr>
          <w:rFonts w:ascii="Book Antiqua" w:hAnsi="Book Antiqua"/>
          <w:sz w:val="22"/>
          <w:szCs w:val="22"/>
          <w:rPrChange w:id="1223" w:author="Niklas" w:date="2011-02-09T13:16:00Z">
            <w:rPr>
              <w:sz w:val="24"/>
            </w:rPr>
          </w:rPrChange>
        </w:rPr>
        <w:t>. Nederlaget är inte fastställt förrän jag vet att jag misslyckats, men samtidigt skulle jag kunna experimentera i åratal utan att kunna bevisa ett dyft. Så länge jag inte ger upp kommer jag att ha misslyckandet framför mig. Men varför har modet svikit mig nu? Det är inte länge sedan jag var fylld av tillförsikt och hopp inför vad framtiden hade i sitt sköte, men nu är all min själskraft som bortblåst.</w:t>
      </w:r>
    </w:p>
    <w:p w:rsidR="006D632F" w:rsidRPr="00023073" w:rsidRDefault="006D632F">
      <w:pPr>
        <w:spacing w:line="276" w:lineRule="auto"/>
        <w:rPr>
          <w:rFonts w:ascii="Book Antiqua" w:hAnsi="Book Antiqua"/>
          <w:sz w:val="22"/>
          <w:szCs w:val="22"/>
          <w:rPrChange w:id="1224" w:author="Niklas" w:date="2011-02-09T13:16:00Z">
            <w:rPr>
              <w:sz w:val="24"/>
            </w:rPr>
          </w:rPrChange>
        </w:rPr>
        <w:pPrChange w:id="1225" w:author="Niklas" w:date="2011-02-09T13:18:00Z">
          <w:pPr>
            <w:spacing w:line="360" w:lineRule="auto"/>
          </w:pPr>
        </w:pPrChange>
      </w:pPr>
      <w:r w:rsidRPr="00023073">
        <w:rPr>
          <w:rFonts w:ascii="Book Antiqua" w:hAnsi="Book Antiqua"/>
          <w:sz w:val="22"/>
          <w:szCs w:val="22"/>
          <w:rPrChange w:id="1226" w:author="Niklas" w:date="2011-02-09T13:16:00Z">
            <w:rPr>
              <w:sz w:val="24"/>
            </w:rPr>
          </w:rPrChange>
        </w:rPr>
        <w:t xml:space="preserve">  Kan det bero på min gudsförnekelse? Jag är en naturens man och det är med hjälp av det naturen givit som jag försöker berika mig. Att dyrka Mammon är att inte underkasta sig några andra lagar än de som är av naturen givna, vilket i sin tur ställer min moral på kollisionskurs med kristendomens. Ty det naturens lagar tillstädjer, är vad människors och guds lagar förbjuder. Vad mig själv beträffar kan jag inte bekänna mig ens till första budordet, och jag betraktar kristendomen snarast som ett sjukdomstillstånd för den som drabbas. Genom sin falskhet och undfallenhet för verkligheten är den både lömsk och lögnaktig till sitt väsen. Och bara att tvivla - och vem gör inte det när febern härjar - är en synd i sig. </w:t>
      </w:r>
      <w:proofErr w:type="spellStart"/>
      <w:r w:rsidRPr="00023073">
        <w:rPr>
          <w:rFonts w:ascii="Book Antiqua" w:hAnsi="Book Antiqua"/>
          <w:sz w:val="22"/>
          <w:szCs w:val="22"/>
          <w:rPrChange w:id="1227" w:author="Niklas" w:date="2011-02-09T13:16:00Z">
            <w:rPr>
              <w:sz w:val="24"/>
            </w:rPr>
          </w:rPrChange>
        </w:rPr>
        <w:t>Desutom</w:t>
      </w:r>
      <w:proofErr w:type="spellEnd"/>
      <w:r w:rsidRPr="00023073">
        <w:rPr>
          <w:rFonts w:ascii="Book Antiqua" w:hAnsi="Book Antiqua"/>
          <w:sz w:val="22"/>
          <w:szCs w:val="22"/>
          <w:rPrChange w:id="1228" w:author="Niklas" w:date="2011-02-09T13:16:00Z">
            <w:rPr>
              <w:sz w:val="24"/>
            </w:rPr>
          </w:rPrChange>
        </w:rPr>
        <w:t xml:space="preserve"> betraktar den de naturliga böjelserna med ett ont öga. Kristendomen försöker tvinga oss till ett beteende som inte passar människor, utan ligger närmare djuren. Visst är vi är osäkrare, sjukligare och </w:t>
      </w:r>
      <w:ins w:id="1229" w:author="IT Tekniker" w:date="2010-08-18T15:56:00Z">
        <w:r w:rsidR="003933D2" w:rsidRPr="00023073">
          <w:rPr>
            <w:rFonts w:ascii="Book Antiqua" w:hAnsi="Book Antiqua"/>
            <w:sz w:val="22"/>
            <w:szCs w:val="22"/>
            <w:rPrChange w:id="1230" w:author="Niklas" w:date="2011-02-09T13:16:00Z">
              <w:rPr>
                <w:sz w:val="24"/>
              </w:rPr>
            </w:rPrChange>
          </w:rPr>
          <w:t xml:space="preserve">mer </w:t>
        </w:r>
      </w:ins>
      <w:r w:rsidRPr="00023073">
        <w:rPr>
          <w:rFonts w:ascii="Book Antiqua" w:hAnsi="Book Antiqua"/>
          <w:sz w:val="22"/>
          <w:szCs w:val="22"/>
          <w:rPrChange w:id="1231" w:author="Niklas" w:date="2011-02-09T13:16:00Z">
            <w:rPr>
              <w:sz w:val="24"/>
            </w:rPr>
          </w:rPrChange>
        </w:rPr>
        <w:t>föränd</w:t>
      </w:r>
      <w:ins w:id="1232" w:author="IT Tekniker" w:date="2010-08-18T15:56:00Z">
        <w:r w:rsidR="003933D2" w:rsidRPr="00023073">
          <w:rPr>
            <w:rFonts w:ascii="Book Antiqua" w:hAnsi="Book Antiqua"/>
            <w:sz w:val="22"/>
            <w:szCs w:val="22"/>
            <w:rPrChange w:id="1233" w:author="Niklas" w:date="2011-02-09T13:16:00Z">
              <w:rPr>
                <w:sz w:val="24"/>
              </w:rPr>
            </w:rPrChange>
          </w:rPr>
          <w:t>erlig</w:t>
        </w:r>
      </w:ins>
      <w:ins w:id="1234" w:author="IT Tekniker" w:date="2011-01-21T15:47:00Z">
        <w:r w:rsidR="00481AE1" w:rsidRPr="00023073">
          <w:rPr>
            <w:rFonts w:ascii="Book Antiqua" w:hAnsi="Book Antiqua"/>
            <w:sz w:val="22"/>
            <w:szCs w:val="22"/>
            <w:rPrChange w:id="1235" w:author="Niklas" w:date="2011-02-09T13:16:00Z">
              <w:rPr>
                <w:sz w:val="24"/>
              </w:rPr>
            </w:rPrChange>
          </w:rPr>
          <w:t>a</w:t>
        </w:r>
      </w:ins>
      <w:del w:id="1236" w:author="IT Tekniker" w:date="2010-08-18T15:56:00Z">
        <w:r w:rsidRPr="00023073" w:rsidDel="003933D2">
          <w:rPr>
            <w:rFonts w:ascii="Book Antiqua" w:hAnsi="Book Antiqua"/>
            <w:sz w:val="22"/>
            <w:szCs w:val="22"/>
            <w:rPrChange w:id="1237" w:author="Niklas" w:date="2011-02-09T13:16:00Z">
              <w:rPr>
                <w:sz w:val="24"/>
              </w:rPr>
            </w:rPrChange>
          </w:rPr>
          <w:delText>ligare</w:delText>
        </w:r>
      </w:del>
      <w:r w:rsidRPr="00023073">
        <w:rPr>
          <w:rFonts w:ascii="Book Antiqua" w:hAnsi="Book Antiqua"/>
          <w:sz w:val="22"/>
          <w:szCs w:val="22"/>
          <w:rPrChange w:id="1238" w:author="Niklas" w:date="2011-02-09T13:16:00Z">
            <w:rPr>
              <w:sz w:val="24"/>
            </w:rPr>
          </w:rPrChange>
        </w:rPr>
        <w:t xml:space="preserve"> än andra arter, och att vi </w:t>
      </w:r>
      <w:r w:rsidRPr="00023073">
        <w:rPr>
          <w:rFonts w:ascii="Book Antiqua" w:hAnsi="Book Antiqua"/>
          <w:sz w:val="22"/>
          <w:szCs w:val="22"/>
          <w:rPrChange w:id="1239" w:author="Niklas" w:date="2011-02-09T13:16:00Z">
            <w:rPr>
              <w:sz w:val="24"/>
            </w:rPr>
          </w:rPrChange>
        </w:rPr>
        <w:lastRenderedPageBreak/>
        <w:t xml:space="preserve">därtill ljuger, men samtidigt vågar vi, trotsar vi och ifrågasätter vi mer än alla andra arter tillsammans. Såtillvida att vi inte är kristnade. Då är vi snarast en annan art, på ytan och i volymen lik </w:t>
      </w:r>
      <w:proofErr w:type="spellStart"/>
      <w:r w:rsidRPr="00023073">
        <w:rPr>
          <w:rFonts w:ascii="Book Antiqua" w:hAnsi="Book Antiqua"/>
          <w:sz w:val="22"/>
          <w:szCs w:val="22"/>
          <w:rPrChange w:id="1240" w:author="Niklas" w:date="2011-02-09T13:16:00Z">
            <w:rPr>
              <w:sz w:val="24"/>
            </w:rPr>
          </w:rPrChange>
        </w:rPr>
        <w:t>gudsmänniskan</w:t>
      </w:r>
      <w:proofErr w:type="spellEnd"/>
      <w:r w:rsidRPr="00023073">
        <w:rPr>
          <w:rFonts w:ascii="Book Antiqua" w:hAnsi="Book Antiqua"/>
          <w:sz w:val="22"/>
          <w:szCs w:val="22"/>
          <w:rPrChange w:id="1241" w:author="Niklas" w:date="2011-02-09T13:16:00Z">
            <w:rPr>
              <w:sz w:val="24"/>
            </w:rPr>
          </w:rPrChange>
        </w:rPr>
        <w:t>, men ack så okuvad och naturlig!</w:t>
      </w:r>
    </w:p>
    <w:p w:rsidR="006D632F" w:rsidRPr="00023073" w:rsidRDefault="006D632F">
      <w:pPr>
        <w:spacing w:line="276" w:lineRule="auto"/>
        <w:rPr>
          <w:rFonts w:ascii="Book Antiqua" w:hAnsi="Book Antiqua"/>
          <w:sz w:val="22"/>
          <w:szCs w:val="22"/>
          <w:rPrChange w:id="1242" w:author="Niklas" w:date="2011-02-09T13:16:00Z">
            <w:rPr>
              <w:sz w:val="24"/>
            </w:rPr>
          </w:rPrChange>
        </w:rPr>
        <w:pPrChange w:id="1243" w:author="Niklas" w:date="2011-02-09T13:18:00Z">
          <w:pPr>
            <w:spacing w:line="360" w:lineRule="auto"/>
          </w:pPr>
        </w:pPrChange>
      </w:pPr>
      <w:r w:rsidRPr="00023073">
        <w:rPr>
          <w:rFonts w:ascii="Book Antiqua" w:hAnsi="Book Antiqua"/>
          <w:sz w:val="22"/>
          <w:szCs w:val="22"/>
          <w:rPrChange w:id="1244" w:author="Niklas" w:date="2011-02-09T13:16:00Z">
            <w:rPr>
              <w:sz w:val="24"/>
            </w:rPr>
          </w:rPrChange>
        </w:rPr>
        <w:t xml:space="preserve">  Direkt efter att mina funderingar lugnats känns återigen smärtan. Först det stickande onda i axeln. Därefter något kvävande vid gomseglet och strax därunder. Förlamningen gör mig oförmögen att handla. Ståendes barfota på det kalla trägolvet inväntar jag svar på de frågor som utan mottagare bubblat upp inom mig. Därtill några böner om smärtlindring och barmhärtighet. Usla böner från en exkommunicerad dåre vars eländiga själ inte är värd ett uns av den uppmärksamhet han desperat försöker påkalla. Förtvivlat vill jag i ett svagt ögonblick få kontakt med andarna eller i alla fall ett bevis på deras existens. Men nej, jag nekas allt som bibeln och dess förespråkare så dyrt och heligt lovat sina undersåtar, vare sig de vandrar på odygdens väg eller ej.</w:t>
      </w:r>
    </w:p>
    <w:p w:rsidR="006D632F" w:rsidRPr="00023073" w:rsidRDefault="006D632F">
      <w:pPr>
        <w:spacing w:line="276" w:lineRule="auto"/>
        <w:rPr>
          <w:rFonts w:ascii="Book Antiqua" w:hAnsi="Book Antiqua"/>
          <w:sz w:val="22"/>
          <w:szCs w:val="22"/>
          <w:rPrChange w:id="1245" w:author="Niklas" w:date="2011-02-09T13:16:00Z">
            <w:rPr>
              <w:sz w:val="24"/>
            </w:rPr>
          </w:rPrChange>
        </w:rPr>
        <w:pPrChange w:id="1246" w:author="Niklas" w:date="2011-02-09T13:18:00Z">
          <w:pPr>
            <w:spacing w:line="360" w:lineRule="auto"/>
          </w:pPr>
        </w:pPrChange>
      </w:pPr>
      <w:r w:rsidRPr="00023073">
        <w:rPr>
          <w:rFonts w:ascii="Book Antiqua" w:hAnsi="Book Antiqua"/>
          <w:sz w:val="22"/>
          <w:szCs w:val="22"/>
          <w:rPrChange w:id="1247" w:author="Niklas" w:date="2011-02-09T13:16:00Z">
            <w:rPr>
              <w:sz w:val="24"/>
            </w:rPr>
          </w:rPrChange>
        </w:rPr>
        <w:t xml:space="preserve">  Att jag slits mellan hopp och förtvivlan är också ett exempel på kristendomens vansinne: Var det så underligt att romarna varit skoningslösa mot dem? De som dyrkade en charlatan som påstod sig vara guds son. De som under nattliga ritualer drack hans blod och firade att han återuppstått från de döda. Det hade snarast varit romarnas plikt att utrota denna nu vitt spridda vanföreställning i sin linda. Tyvärr misslyckades de och det har nu fallit på mitt lott att göra processen </w:t>
      </w:r>
      <w:r w:rsidRPr="00023073">
        <w:rPr>
          <w:rFonts w:ascii="Book Antiqua" w:hAnsi="Book Antiqua"/>
          <w:sz w:val="22"/>
          <w:szCs w:val="22"/>
          <w:rPrChange w:id="1248" w:author="Niklas" w:date="2011-02-09T13:16:00Z">
            <w:rPr>
              <w:sz w:val="24"/>
            </w:rPr>
          </w:rPrChange>
        </w:rPr>
        <w:lastRenderedPageBreak/>
        <w:t>kort med dessa dårar som till och med kan föröka sig under dessa giljotinens dagar.</w:t>
      </w:r>
    </w:p>
    <w:p w:rsidR="006D632F" w:rsidRPr="00023073" w:rsidRDefault="006D632F">
      <w:pPr>
        <w:spacing w:line="276" w:lineRule="auto"/>
        <w:rPr>
          <w:rFonts w:ascii="Book Antiqua" w:hAnsi="Book Antiqua"/>
          <w:sz w:val="22"/>
          <w:szCs w:val="22"/>
          <w:rPrChange w:id="1249" w:author="Niklas" w:date="2011-02-09T13:16:00Z">
            <w:rPr>
              <w:sz w:val="24"/>
            </w:rPr>
          </w:rPrChange>
        </w:rPr>
        <w:pPrChange w:id="1250" w:author="Niklas" w:date="2011-02-09T13:18:00Z">
          <w:pPr>
            <w:spacing w:line="360" w:lineRule="auto"/>
          </w:pPr>
        </w:pPrChange>
      </w:pPr>
      <w:r w:rsidRPr="00023073">
        <w:rPr>
          <w:rFonts w:ascii="Book Antiqua" w:hAnsi="Book Antiqua"/>
          <w:sz w:val="22"/>
          <w:szCs w:val="22"/>
          <w:rPrChange w:id="1251" w:author="Niklas" w:date="2011-02-09T13:16:00Z">
            <w:rPr>
              <w:sz w:val="24"/>
            </w:rPr>
          </w:rPrChange>
        </w:rPr>
        <w:t xml:space="preserve">  Timglaset visar att ännu en timme passerat. Men vart är brevet som Albert skickat mig? Det är som uppslukat av jorden, även om jag letar som besatt. Kan min fantasi ha spelat mig ett spratt? Jag fruktar att min fysiska kropp kommer att gå samma öde till mötes, och dras ner i malströmmen om jag inte lugnar ner mig och lägger mig därför på mage i mitten av sängen. Tillbaka i värmen under täcket lugnas mina upprörda känslor och jag kan åter tänka klart. Aldrig mer tänker jag använda </w:t>
      </w:r>
      <w:proofErr w:type="spellStart"/>
      <w:r w:rsidRPr="00023073">
        <w:rPr>
          <w:rFonts w:ascii="Book Antiqua" w:hAnsi="Book Antiqua"/>
          <w:sz w:val="22"/>
          <w:szCs w:val="22"/>
          <w:rPrChange w:id="1252" w:author="Niklas" w:date="2011-02-09T13:16:00Z">
            <w:rPr>
              <w:sz w:val="24"/>
            </w:rPr>
          </w:rPrChange>
        </w:rPr>
        <w:t>Bufotenin</w:t>
      </w:r>
      <w:proofErr w:type="spellEnd"/>
      <w:r w:rsidRPr="00023073">
        <w:rPr>
          <w:rFonts w:ascii="Book Antiqua" w:hAnsi="Book Antiqua"/>
          <w:sz w:val="22"/>
          <w:szCs w:val="22"/>
          <w:rPrChange w:id="1253" w:author="Niklas" w:date="2011-02-09T13:16:00Z">
            <w:rPr>
              <w:sz w:val="24"/>
            </w:rPr>
          </w:rPrChange>
        </w:rPr>
        <w:t xml:space="preserve"> eller någon annan drog heller för den delen. Svälten är tillräcklig för att grumla mina tankar och anlägga förtvivlan likt en eldsvåda hos mitt arma förstånd.</w:t>
      </w:r>
    </w:p>
    <w:p w:rsidR="006D632F" w:rsidRPr="00023073" w:rsidRDefault="006D632F">
      <w:pPr>
        <w:spacing w:line="276" w:lineRule="auto"/>
        <w:rPr>
          <w:rFonts w:ascii="Book Antiqua" w:hAnsi="Book Antiqua"/>
          <w:sz w:val="22"/>
          <w:szCs w:val="22"/>
          <w:rPrChange w:id="1254" w:author="Niklas" w:date="2011-02-09T13:16:00Z">
            <w:rPr>
              <w:sz w:val="24"/>
            </w:rPr>
          </w:rPrChange>
        </w:rPr>
        <w:pPrChange w:id="1255" w:author="Niklas" w:date="2011-02-09T13:18:00Z">
          <w:pPr>
            <w:spacing w:line="360" w:lineRule="auto"/>
          </w:pPr>
        </w:pPrChange>
      </w:pPr>
    </w:p>
    <w:p w:rsidR="006D632F" w:rsidRPr="00023073" w:rsidRDefault="006D632F">
      <w:pPr>
        <w:spacing w:line="276" w:lineRule="auto"/>
        <w:jc w:val="center"/>
        <w:rPr>
          <w:rFonts w:ascii="Book Antiqua" w:hAnsi="Book Antiqua"/>
          <w:sz w:val="22"/>
          <w:szCs w:val="22"/>
          <w:rPrChange w:id="1256" w:author="Niklas" w:date="2011-02-09T13:16:00Z">
            <w:rPr>
              <w:sz w:val="24"/>
            </w:rPr>
          </w:rPrChange>
        </w:rPr>
        <w:pPrChange w:id="1257" w:author="Niklas" w:date="2011-02-09T13:18:00Z">
          <w:pPr>
            <w:spacing w:line="360" w:lineRule="auto"/>
            <w:jc w:val="center"/>
          </w:pPr>
        </w:pPrChange>
      </w:pPr>
      <w:ins w:id="1258" w:author="Niklas Dahlman" w:date="2010-03-11T13:13:00Z">
        <w:r w:rsidRPr="00023073">
          <w:rPr>
            <w:rFonts w:ascii="Book Antiqua" w:hAnsi="Book Antiqua"/>
            <w:sz w:val="22"/>
            <w:szCs w:val="22"/>
            <w:rPrChange w:id="1259" w:author="Niklas" w:date="2011-02-09T13:16:00Z">
              <w:rPr>
                <w:sz w:val="24"/>
              </w:rPr>
            </w:rPrChange>
          </w:rPr>
          <w:t xml:space="preserve">* </w:t>
        </w:r>
      </w:ins>
      <w:ins w:id="1260" w:author="Niklas" w:date="2011-02-09T13:25:00Z">
        <w:r w:rsidR="00CF017F">
          <w:rPr>
            <w:rFonts w:ascii="Book Antiqua" w:hAnsi="Book Antiqua"/>
            <w:sz w:val="22"/>
            <w:szCs w:val="22"/>
          </w:rPr>
          <w:t>*</w:t>
        </w:r>
      </w:ins>
      <w:del w:id="1261" w:author="Niklas Dahlman" w:date="2010-03-11T13:13:00Z">
        <w:r w:rsidRPr="00023073" w:rsidDel="00241C66">
          <w:rPr>
            <w:rFonts w:ascii="Book Antiqua" w:hAnsi="Book Antiqua"/>
            <w:sz w:val="22"/>
            <w:szCs w:val="22"/>
            <w:rPrChange w:id="1262" w:author="Niklas" w:date="2011-02-09T13:16:00Z">
              <w:rPr>
                <w:sz w:val="24"/>
              </w:rPr>
            </w:rPrChange>
          </w:rPr>
          <w:delText>*</w:delText>
        </w:r>
      </w:del>
      <w:ins w:id="1263" w:author="Niklas Dahlman" w:date="2010-03-11T13:13:00Z">
        <w:r w:rsidRPr="00023073">
          <w:rPr>
            <w:rFonts w:ascii="Book Antiqua" w:hAnsi="Book Antiqua"/>
            <w:sz w:val="22"/>
            <w:szCs w:val="22"/>
            <w:rPrChange w:id="1264" w:author="Niklas" w:date="2011-02-09T13:16:00Z">
              <w:rPr>
                <w:sz w:val="24"/>
              </w:rPr>
            </w:rPrChange>
          </w:rPr>
          <w:t xml:space="preserve"> *</w:t>
        </w:r>
      </w:ins>
    </w:p>
    <w:p w:rsidR="006D632F" w:rsidRPr="00023073" w:rsidRDefault="006D632F">
      <w:pPr>
        <w:spacing w:line="276" w:lineRule="auto"/>
        <w:jc w:val="center"/>
        <w:rPr>
          <w:rFonts w:ascii="Book Antiqua" w:hAnsi="Book Antiqua"/>
          <w:sz w:val="22"/>
          <w:szCs w:val="22"/>
          <w:rPrChange w:id="1265" w:author="Niklas" w:date="2011-02-09T13:16:00Z">
            <w:rPr>
              <w:sz w:val="24"/>
            </w:rPr>
          </w:rPrChange>
        </w:rPr>
        <w:pPrChange w:id="1266" w:author="Niklas" w:date="2011-02-09T13:18:00Z">
          <w:pPr>
            <w:spacing w:line="360" w:lineRule="auto"/>
            <w:jc w:val="center"/>
          </w:pPr>
        </w:pPrChange>
      </w:pPr>
    </w:p>
    <w:p w:rsidR="006D632F" w:rsidRPr="00023073" w:rsidRDefault="006D632F">
      <w:pPr>
        <w:spacing w:line="276" w:lineRule="auto"/>
        <w:rPr>
          <w:rFonts w:ascii="Book Antiqua" w:hAnsi="Book Antiqua"/>
          <w:sz w:val="22"/>
          <w:szCs w:val="22"/>
          <w:rPrChange w:id="1267" w:author="Niklas" w:date="2011-02-09T13:16:00Z">
            <w:rPr>
              <w:sz w:val="24"/>
            </w:rPr>
          </w:rPrChange>
        </w:rPr>
        <w:pPrChange w:id="1268" w:author="Niklas" w:date="2011-02-09T13:18:00Z">
          <w:pPr>
            <w:spacing w:line="360" w:lineRule="auto"/>
          </w:pPr>
        </w:pPrChange>
      </w:pPr>
      <w:r w:rsidRPr="00023073">
        <w:rPr>
          <w:rFonts w:ascii="Book Antiqua" w:hAnsi="Book Antiqua"/>
          <w:sz w:val="22"/>
          <w:szCs w:val="22"/>
          <w:rPrChange w:id="1269" w:author="Niklas" w:date="2011-02-09T13:16:00Z">
            <w:rPr>
              <w:sz w:val="24"/>
            </w:rPr>
          </w:rPrChange>
        </w:rPr>
        <w:t xml:space="preserve">Nu lyser solen upp bordet vid fönstret och </w:t>
      </w:r>
      <w:commentRangeStart w:id="1270"/>
      <w:r w:rsidRPr="00023073">
        <w:rPr>
          <w:rFonts w:ascii="Book Antiqua" w:hAnsi="Book Antiqua"/>
          <w:sz w:val="22"/>
          <w:szCs w:val="22"/>
          <w:rPrChange w:id="1271" w:author="Niklas" w:date="2011-02-09T13:16:00Z">
            <w:rPr>
              <w:sz w:val="24"/>
            </w:rPr>
          </w:rPrChange>
        </w:rPr>
        <w:t xml:space="preserve">vid en titt på timglaset framgår </w:t>
      </w:r>
      <w:commentRangeEnd w:id="1270"/>
      <w:r w:rsidRPr="00023073">
        <w:rPr>
          <w:rStyle w:val="CommentReference"/>
          <w:rFonts w:ascii="Book Antiqua" w:hAnsi="Book Antiqua"/>
          <w:sz w:val="22"/>
          <w:szCs w:val="22"/>
          <w:rPrChange w:id="1272" w:author="Niklas" w:date="2011-02-09T13:16:00Z">
            <w:rPr>
              <w:rStyle w:val="CommentReference"/>
            </w:rPr>
          </w:rPrChange>
        </w:rPr>
        <w:commentReference w:id="1270"/>
      </w:r>
      <w:r w:rsidRPr="00023073">
        <w:rPr>
          <w:rFonts w:ascii="Book Antiqua" w:hAnsi="Book Antiqua"/>
          <w:sz w:val="22"/>
          <w:szCs w:val="22"/>
          <w:rPrChange w:id="1273" w:author="Niklas" w:date="2011-02-09T13:16:00Z">
            <w:rPr>
              <w:sz w:val="24"/>
            </w:rPr>
          </w:rPrChange>
        </w:rPr>
        <w:t>att jag måste ha somnat om. Värken i vänster axel gör sig fortfarande påmind, men är inte alls lika svårhanterlig som tidigare. Jag stiger upp, klär mig och öppnar kofferten som står mellan sängen och bordet. Efter att ha grävt en stund bland mina pinaler hittar jag till slut min spegel. Den är smutsig och svart av sot men jag kan ändå se de första silverhåren i min kalufs. Ålderdomen kommer med stormsteg.</w:t>
      </w:r>
    </w:p>
    <w:p w:rsidR="006D632F" w:rsidRPr="00023073" w:rsidRDefault="006D632F">
      <w:pPr>
        <w:spacing w:line="276" w:lineRule="auto"/>
        <w:rPr>
          <w:rFonts w:ascii="Book Antiqua" w:hAnsi="Book Antiqua"/>
          <w:sz w:val="22"/>
          <w:szCs w:val="22"/>
          <w:rPrChange w:id="1274" w:author="Niklas" w:date="2011-02-09T13:16:00Z">
            <w:rPr>
              <w:sz w:val="24"/>
            </w:rPr>
          </w:rPrChange>
        </w:rPr>
        <w:pPrChange w:id="1275" w:author="Niklas" w:date="2011-02-09T13:18:00Z">
          <w:pPr>
            <w:spacing w:line="360" w:lineRule="auto"/>
          </w:pPr>
        </w:pPrChange>
      </w:pPr>
      <w:r w:rsidRPr="00023073">
        <w:rPr>
          <w:rFonts w:ascii="Book Antiqua" w:hAnsi="Book Antiqua"/>
          <w:sz w:val="22"/>
          <w:szCs w:val="22"/>
          <w:rPrChange w:id="1276" w:author="Niklas" w:date="2011-02-09T13:16:00Z">
            <w:rPr>
              <w:sz w:val="24"/>
            </w:rPr>
          </w:rPrChange>
        </w:rPr>
        <w:lastRenderedPageBreak/>
        <w:t xml:space="preserve">  Det bruna kuvertet ligger fortfarande på golvet. Hur kunde det vara försvunnet bara en timme tidigare? Jag tar fram det jag fick av Emanuel. De är likadana, både i färg och storlek. Kan det finnas ett samband, och varför skulle Emanuel utge sig för att vara Albert? Vi har varit bekanta i många år och jag har aldrig märkt något sådant drag hos honom. </w:t>
      </w:r>
      <w:ins w:id="1277" w:author="IT Tekniker" w:date="2010-08-18T15:58:00Z">
        <w:r w:rsidR="00EE5850" w:rsidRPr="00023073">
          <w:rPr>
            <w:rFonts w:ascii="Book Antiqua" w:hAnsi="Book Antiqua"/>
            <w:sz w:val="22"/>
            <w:szCs w:val="22"/>
            <w:rPrChange w:id="1278" w:author="Niklas" w:date="2011-02-09T13:16:00Z">
              <w:rPr>
                <w:sz w:val="24"/>
              </w:rPr>
            </w:rPrChange>
          </w:rPr>
          <w:t>Av de sju dödssynderna var det lättja och avund som låg honom närmast förr om åren.</w:t>
        </w:r>
      </w:ins>
      <w:del w:id="1279" w:author="IT Tekniker" w:date="2010-08-18T15:59:00Z">
        <w:r w:rsidRPr="00023073" w:rsidDel="00EE5850">
          <w:rPr>
            <w:rFonts w:ascii="Book Antiqua" w:hAnsi="Book Antiqua"/>
            <w:sz w:val="22"/>
            <w:szCs w:val="22"/>
            <w:rPrChange w:id="1280" w:author="Niklas" w:date="2011-02-09T13:16:00Z">
              <w:rPr>
                <w:sz w:val="24"/>
              </w:rPr>
            </w:rPrChange>
          </w:rPr>
          <w:delText>Förr om åren var det lättja och avund av de sju dödssynderna som låg honom närmast.</w:delText>
        </w:r>
      </w:del>
      <w:r w:rsidRPr="00023073">
        <w:rPr>
          <w:rFonts w:ascii="Book Antiqua" w:hAnsi="Book Antiqua"/>
          <w:sz w:val="22"/>
          <w:szCs w:val="22"/>
          <w:rPrChange w:id="1281" w:author="Niklas" w:date="2011-02-09T13:16:00Z">
            <w:rPr>
              <w:sz w:val="24"/>
            </w:rPr>
          </w:rPrChange>
        </w:rPr>
        <w:t xml:space="preserve"> Hans natur har dock förändrats med tiden och numera är det högmodet som drabbat honom, men det finns inget som talar för att han skulle uppträda som någon annan.</w:t>
      </w:r>
    </w:p>
    <w:p w:rsidR="006D632F" w:rsidRPr="00023073" w:rsidRDefault="006D632F">
      <w:pPr>
        <w:spacing w:line="276" w:lineRule="auto"/>
        <w:rPr>
          <w:rFonts w:ascii="Book Antiqua" w:hAnsi="Book Antiqua"/>
          <w:sz w:val="22"/>
          <w:szCs w:val="22"/>
          <w:rPrChange w:id="1282" w:author="Niklas" w:date="2011-02-09T13:16:00Z">
            <w:rPr>
              <w:sz w:val="24"/>
            </w:rPr>
          </w:rPrChange>
        </w:rPr>
        <w:pPrChange w:id="1283" w:author="Niklas" w:date="2011-02-09T13:18:00Z">
          <w:pPr>
            <w:spacing w:line="360" w:lineRule="auto"/>
          </w:pPr>
        </w:pPrChange>
      </w:pPr>
      <w:r w:rsidRPr="00023073">
        <w:rPr>
          <w:rFonts w:ascii="Book Antiqua" w:hAnsi="Book Antiqua"/>
          <w:sz w:val="22"/>
          <w:szCs w:val="22"/>
          <w:rPrChange w:id="1284" w:author="Niklas" w:date="2011-02-09T13:16:00Z">
            <w:rPr>
              <w:sz w:val="24"/>
            </w:rPr>
          </w:rPrChange>
        </w:rPr>
        <w:t xml:space="preserve">  Lätt nedstämd sätter jag mig på golvet och läser Guds mirakel gjorda genom Moses. Jag gör det i förhoppningen att läsningen ska stärka min redan negativa syn på kristendomen. Man ska ständigt konfrontera sin fiende! Bibelns syfte är att sprida metafysiska vanföreställningar och ingenting annat. Alla illdåd som utförts i Guds namn och alla motsättningar som bibeln skapat mellan religiösa grupper är ingenting annat än omedvetet utförda tjänster åt hin håle själv. Istället för att ägna sig åt vetenskap tragglar människorna år efter år samma smörja i hopp om att få komma till paradiset.</w:t>
      </w:r>
    </w:p>
    <w:p w:rsidR="006D632F" w:rsidRPr="00023073" w:rsidRDefault="006D632F">
      <w:pPr>
        <w:spacing w:line="276" w:lineRule="auto"/>
        <w:rPr>
          <w:rFonts w:ascii="Book Antiqua" w:hAnsi="Book Antiqua"/>
          <w:sz w:val="22"/>
          <w:szCs w:val="22"/>
          <w:rPrChange w:id="1285" w:author="Niklas" w:date="2011-02-09T13:16:00Z">
            <w:rPr>
              <w:sz w:val="24"/>
            </w:rPr>
          </w:rPrChange>
        </w:rPr>
        <w:pPrChange w:id="1286" w:author="Niklas" w:date="2011-02-09T13:18:00Z">
          <w:pPr>
            <w:spacing w:line="360" w:lineRule="auto"/>
          </w:pPr>
        </w:pPrChange>
      </w:pPr>
      <w:r w:rsidRPr="00023073">
        <w:rPr>
          <w:rFonts w:ascii="Book Antiqua" w:hAnsi="Book Antiqua"/>
          <w:sz w:val="22"/>
          <w:szCs w:val="22"/>
          <w:rPrChange w:id="1287" w:author="Niklas" w:date="2011-02-09T13:16:00Z">
            <w:rPr>
              <w:sz w:val="24"/>
            </w:rPr>
          </w:rPrChange>
        </w:rPr>
        <w:t>– Det är synd om människorna, utbryter jag och försöker samtidigt dra mig till minnes var</w:t>
      </w:r>
      <w:del w:id="1288" w:author="IT Tekniker" w:date="2010-08-18T15:59:00Z">
        <w:r w:rsidRPr="00023073" w:rsidDel="00EE5850">
          <w:rPr>
            <w:rFonts w:ascii="Book Antiqua" w:hAnsi="Book Antiqua"/>
            <w:sz w:val="22"/>
            <w:szCs w:val="22"/>
            <w:rPrChange w:id="1289" w:author="Niklas" w:date="2011-02-09T13:16:00Z">
              <w:rPr>
                <w:sz w:val="24"/>
              </w:rPr>
            </w:rPrChange>
          </w:rPr>
          <w:delText>t</w:delText>
        </w:r>
      </w:del>
      <w:r w:rsidRPr="00023073">
        <w:rPr>
          <w:rFonts w:ascii="Book Antiqua" w:hAnsi="Book Antiqua"/>
          <w:sz w:val="22"/>
          <w:szCs w:val="22"/>
          <w:rPrChange w:id="1290" w:author="Niklas" w:date="2011-02-09T13:16:00Z">
            <w:rPr>
              <w:sz w:val="24"/>
            </w:rPr>
          </w:rPrChange>
        </w:rPr>
        <w:t xml:space="preserve"> jag hört denna visdom sägas förut. Man kan kanske se det som ett allmängiltigt påstående i denna otäcka värld? Samtidigt kan man </w:t>
      </w:r>
      <w:r w:rsidRPr="00023073">
        <w:rPr>
          <w:rFonts w:ascii="Book Antiqua" w:hAnsi="Book Antiqua"/>
          <w:sz w:val="22"/>
          <w:szCs w:val="22"/>
          <w:rPrChange w:id="1291" w:author="Niklas" w:date="2011-02-09T13:16:00Z">
            <w:rPr>
              <w:sz w:val="24"/>
            </w:rPr>
          </w:rPrChange>
        </w:rPr>
        <w:lastRenderedPageBreak/>
        <w:t>fråga sig om det är synd om dem som lever i okunnighet om världens beskaffenhet, i skydd av ett religiöst raster som bländar deras utsikt. Är det synd om dessa människor eller utgör deras religiösa tro ett bålverk mot det onda i världen? Fungerar deras tro som ett skydd mot det onda? Nej, så kan det inte vara! Det onda existerar oavhängigt</w:t>
      </w:r>
      <w:ins w:id="1292" w:author="IT Tekniker" w:date="2010-08-18T15:59:00Z">
        <w:r w:rsidR="00EE5850" w:rsidRPr="00023073">
          <w:rPr>
            <w:rFonts w:ascii="Book Antiqua" w:hAnsi="Book Antiqua"/>
            <w:sz w:val="22"/>
            <w:szCs w:val="22"/>
            <w:rPrChange w:id="1293" w:author="Niklas" w:date="2011-02-09T13:16:00Z">
              <w:rPr>
                <w:sz w:val="24"/>
              </w:rPr>
            </w:rPrChange>
          </w:rPr>
          <w:t xml:space="preserve"> av</w:t>
        </w:r>
      </w:ins>
      <w:r w:rsidRPr="00023073">
        <w:rPr>
          <w:rFonts w:ascii="Book Antiqua" w:hAnsi="Book Antiqua"/>
          <w:sz w:val="22"/>
          <w:szCs w:val="22"/>
          <w:rPrChange w:id="1294" w:author="Niklas" w:date="2011-02-09T13:16:00Z">
            <w:rPr>
              <w:sz w:val="24"/>
            </w:rPr>
          </w:rPrChange>
        </w:rPr>
        <w:t xml:space="preserve"> deras tro, men de förblindas av den och istället medverkar de passivt till allt som är ont och eländigt.</w:t>
      </w:r>
    </w:p>
    <w:p w:rsidR="006D632F" w:rsidRPr="00023073" w:rsidRDefault="006D632F">
      <w:pPr>
        <w:spacing w:line="276" w:lineRule="auto"/>
        <w:rPr>
          <w:rFonts w:ascii="Book Antiqua" w:hAnsi="Book Antiqua"/>
          <w:sz w:val="22"/>
          <w:szCs w:val="22"/>
          <w:rPrChange w:id="1295" w:author="Niklas" w:date="2011-02-09T13:16:00Z">
            <w:rPr>
              <w:sz w:val="24"/>
            </w:rPr>
          </w:rPrChange>
        </w:rPr>
        <w:pPrChange w:id="1296" w:author="Niklas" w:date="2011-02-09T13:18:00Z">
          <w:pPr>
            <w:spacing w:line="360" w:lineRule="auto"/>
          </w:pPr>
        </w:pPrChange>
      </w:pPr>
      <w:r w:rsidRPr="00023073">
        <w:rPr>
          <w:rFonts w:ascii="Book Antiqua" w:hAnsi="Book Antiqua"/>
          <w:sz w:val="22"/>
          <w:szCs w:val="22"/>
          <w:rPrChange w:id="1297" w:author="Niklas" w:date="2011-02-09T13:16:00Z">
            <w:rPr>
              <w:sz w:val="24"/>
            </w:rPr>
          </w:rPrChange>
        </w:rPr>
        <w:t xml:space="preserve">   Jag avbryts i mina funderingar av en lätt knackning på dörren. Jag håller andan och sitter tyst kvar på golvet.</w:t>
      </w:r>
    </w:p>
    <w:p w:rsidR="006D632F" w:rsidRPr="00023073" w:rsidRDefault="006D632F">
      <w:pPr>
        <w:spacing w:line="276" w:lineRule="auto"/>
        <w:rPr>
          <w:rFonts w:ascii="Book Antiqua" w:hAnsi="Book Antiqua"/>
          <w:sz w:val="22"/>
          <w:szCs w:val="22"/>
          <w:rPrChange w:id="1298" w:author="Niklas" w:date="2011-02-09T13:16:00Z">
            <w:rPr>
              <w:sz w:val="24"/>
            </w:rPr>
          </w:rPrChange>
        </w:rPr>
        <w:pPrChange w:id="1299" w:author="Niklas" w:date="2011-02-09T13:18:00Z">
          <w:pPr>
            <w:spacing w:line="360" w:lineRule="auto"/>
          </w:pPr>
        </w:pPrChange>
      </w:pPr>
      <w:r w:rsidRPr="00023073">
        <w:rPr>
          <w:rFonts w:ascii="Book Antiqua" w:hAnsi="Book Antiqua"/>
          <w:sz w:val="22"/>
          <w:szCs w:val="22"/>
          <w:rPrChange w:id="1300" w:author="Niklas" w:date="2011-02-09T13:16:00Z">
            <w:rPr>
              <w:sz w:val="24"/>
            </w:rPr>
          </w:rPrChange>
        </w:rPr>
        <w:t xml:space="preserve">  Vem kan det vara? De människor som känner till var</w:t>
      </w:r>
      <w:del w:id="1301" w:author="IT Tekniker" w:date="2010-08-18T16:00:00Z">
        <w:r w:rsidRPr="00023073" w:rsidDel="00EE5850">
          <w:rPr>
            <w:rFonts w:ascii="Book Antiqua" w:hAnsi="Book Antiqua"/>
            <w:sz w:val="22"/>
            <w:szCs w:val="22"/>
            <w:rPrChange w:id="1302" w:author="Niklas" w:date="2011-02-09T13:16:00Z">
              <w:rPr>
                <w:sz w:val="24"/>
              </w:rPr>
            </w:rPrChange>
          </w:rPr>
          <w:delText>a</w:delText>
        </w:r>
      </w:del>
      <w:r w:rsidRPr="00023073">
        <w:rPr>
          <w:rFonts w:ascii="Book Antiqua" w:hAnsi="Book Antiqua"/>
          <w:sz w:val="22"/>
          <w:szCs w:val="22"/>
          <w:rPrChange w:id="1303" w:author="Niklas" w:date="2011-02-09T13:16:00Z">
            <w:rPr>
              <w:sz w:val="24"/>
            </w:rPr>
          </w:rPrChange>
        </w:rPr>
        <w:t xml:space="preserve"> jag bor skulle inte ens tänka tanken på att besöka mig. Den ende som det skulle kunna tänkas vara är min vicevärd, men honom vill jag inte träffa. Inte nu åtminstone.</w:t>
      </w:r>
    </w:p>
    <w:p w:rsidR="006D632F" w:rsidRPr="00023073" w:rsidRDefault="006D632F">
      <w:pPr>
        <w:spacing w:line="276" w:lineRule="auto"/>
        <w:rPr>
          <w:rFonts w:ascii="Book Antiqua" w:hAnsi="Book Antiqua"/>
          <w:sz w:val="22"/>
          <w:szCs w:val="22"/>
          <w:rPrChange w:id="1304" w:author="Niklas" w:date="2011-02-09T13:16:00Z">
            <w:rPr>
              <w:sz w:val="24"/>
            </w:rPr>
          </w:rPrChange>
        </w:rPr>
        <w:pPrChange w:id="1305" w:author="Niklas" w:date="2011-02-09T13:18:00Z">
          <w:pPr>
            <w:spacing w:line="360" w:lineRule="auto"/>
          </w:pPr>
        </w:pPrChange>
      </w:pPr>
      <w:r w:rsidRPr="00023073">
        <w:rPr>
          <w:rFonts w:ascii="Book Antiqua" w:hAnsi="Book Antiqua"/>
          <w:sz w:val="22"/>
          <w:szCs w:val="22"/>
          <w:rPrChange w:id="1306" w:author="Niklas" w:date="2011-02-09T13:16:00Z">
            <w:rPr>
              <w:sz w:val="24"/>
            </w:rPr>
          </w:rPrChange>
        </w:rPr>
        <w:t xml:space="preserve"> Knackningen upprepas men eftersom jag inte ger ett ljud ifrån mig avlägsnar sig snart besökaren med små släpande steg. Jag håller andan tills tinningarna är nära att explodera av ansträngningen. Därefter smyger jag fram till fönstret. Men eftersom flera minuter förflutit ser jag inte skymten av besökaren.</w:t>
      </w:r>
    </w:p>
    <w:p w:rsidR="006D632F" w:rsidRPr="00023073" w:rsidRDefault="006D632F">
      <w:pPr>
        <w:spacing w:line="276" w:lineRule="auto"/>
        <w:rPr>
          <w:rFonts w:ascii="Book Antiqua" w:hAnsi="Book Antiqua"/>
          <w:sz w:val="22"/>
          <w:szCs w:val="22"/>
          <w:rPrChange w:id="1307" w:author="Niklas" w:date="2011-02-09T13:16:00Z">
            <w:rPr>
              <w:sz w:val="24"/>
            </w:rPr>
          </w:rPrChange>
        </w:rPr>
        <w:pPrChange w:id="1308" w:author="Niklas" w:date="2011-02-09T13:18:00Z">
          <w:pPr>
            <w:spacing w:line="360" w:lineRule="auto"/>
          </w:pPr>
        </w:pPrChange>
      </w:pPr>
      <w:r w:rsidRPr="00023073">
        <w:rPr>
          <w:rFonts w:ascii="Book Antiqua" w:hAnsi="Book Antiqua"/>
          <w:sz w:val="22"/>
          <w:szCs w:val="22"/>
          <w:rPrChange w:id="1309" w:author="Niklas" w:date="2011-02-09T13:16:00Z">
            <w:rPr>
              <w:sz w:val="24"/>
            </w:rPr>
          </w:rPrChange>
        </w:rPr>
        <w:t xml:space="preserve">  Jag pustar ut. Ingen obehörig ska känna till mina experiment. Kanske är det rentav dags för några nya övningar?</w:t>
      </w:r>
    </w:p>
    <w:p w:rsidR="006D632F" w:rsidRPr="00023073" w:rsidRDefault="006D632F">
      <w:pPr>
        <w:spacing w:line="276" w:lineRule="auto"/>
        <w:rPr>
          <w:rFonts w:ascii="Book Antiqua" w:hAnsi="Book Antiqua"/>
          <w:sz w:val="22"/>
          <w:szCs w:val="22"/>
          <w:rPrChange w:id="1310" w:author="Niklas" w:date="2011-02-09T13:16:00Z">
            <w:rPr>
              <w:sz w:val="24"/>
            </w:rPr>
          </w:rPrChange>
        </w:rPr>
        <w:pPrChange w:id="1311" w:author="Niklas" w:date="2011-02-09T13:18:00Z">
          <w:pPr>
            <w:spacing w:line="360" w:lineRule="auto"/>
          </w:pPr>
        </w:pPrChange>
      </w:pPr>
      <w:r w:rsidRPr="00023073">
        <w:rPr>
          <w:rFonts w:ascii="Book Antiqua" w:hAnsi="Book Antiqua"/>
          <w:sz w:val="22"/>
          <w:szCs w:val="22"/>
          <w:rPrChange w:id="1312" w:author="Niklas" w:date="2011-02-09T13:16:00Z">
            <w:rPr>
              <w:sz w:val="24"/>
            </w:rPr>
          </w:rPrChange>
        </w:rPr>
        <w:t xml:space="preserve">  Vid kakelugnen ligger mina verktyg i en smutsig röra. Jag sätter mig ner på huk och sorterar dem. I en rostig stekspade ligger en klump smält fosfor som blivit till kol. </w:t>
      </w:r>
      <w:r w:rsidRPr="00023073">
        <w:rPr>
          <w:rFonts w:ascii="Book Antiqua" w:hAnsi="Book Antiqua"/>
          <w:sz w:val="22"/>
          <w:szCs w:val="22"/>
          <w:rPrChange w:id="1313" w:author="Niklas" w:date="2011-02-09T13:16:00Z">
            <w:rPr>
              <w:sz w:val="24"/>
            </w:rPr>
          </w:rPrChange>
        </w:rPr>
        <w:lastRenderedPageBreak/>
        <w:t>Jag kan inte dra mig till minnes att jag ännu en natt smält fosfor, men det levrade blodet på spadens handtag tyder på det. Brännsåren på mina ärriga händer och underarmar öppnar sig förmodligen i värmen från ugnen och i min upphetsning känner jag inte smärtan. Tidigare har jag använt järnkisel istället, men det har under experimenten förvandlats till en brun variant av kvarts, och det är långt ifrån det gyllene som är mina drömmars mål. Istället används kvarts ofta av krämare till olika prydnader som hamnar på basarer och köps av madammer från överklassen. En ärelös hantering som jag inte ger ett öre för!</w:t>
      </w:r>
    </w:p>
    <w:p w:rsidR="006D632F" w:rsidRPr="00023073" w:rsidRDefault="006D632F">
      <w:pPr>
        <w:spacing w:line="276" w:lineRule="auto"/>
        <w:rPr>
          <w:rFonts w:ascii="Book Antiqua" w:hAnsi="Book Antiqua"/>
          <w:sz w:val="22"/>
          <w:szCs w:val="22"/>
          <w:rPrChange w:id="1314" w:author="Niklas" w:date="2011-02-09T13:16:00Z">
            <w:rPr>
              <w:sz w:val="24"/>
            </w:rPr>
          </w:rPrChange>
        </w:rPr>
        <w:pPrChange w:id="1315" w:author="Niklas" w:date="2011-02-09T13:18:00Z">
          <w:pPr>
            <w:spacing w:line="360" w:lineRule="auto"/>
          </w:pPr>
        </w:pPrChange>
      </w:pPr>
      <w:r w:rsidRPr="00023073">
        <w:rPr>
          <w:rFonts w:ascii="Book Antiqua" w:hAnsi="Book Antiqua"/>
          <w:sz w:val="22"/>
          <w:szCs w:val="22"/>
          <w:rPrChange w:id="1316" w:author="Niklas" w:date="2011-02-09T13:16:00Z">
            <w:rPr>
              <w:sz w:val="24"/>
            </w:rPr>
          </w:rPrChange>
        </w:rPr>
        <w:t xml:space="preserve">  När redskapen är i ordning ger jag mig iväg till ett närbeläget kafé för att äta frukost. Eftersom jag ser alldeles eländig ut med mitt grånande hår och brännskadade armar tar jag en liten omväg för att slippa råka någon bekant. Jag svänger norrut och tar en obeprövad väg bakom en liten nedgången kvartersteater. Här är </w:t>
      </w:r>
      <w:del w:id="1317" w:author="IT Tekniker" w:date="2010-08-18T16:00:00Z">
        <w:r w:rsidRPr="00023073" w:rsidDel="00EE5850">
          <w:rPr>
            <w:rFonts w:ascii="Book Antiqua" w:hAnsi="Book Antiqua"/>
            <w:sz w:val="22"/>
            <w:szCs w:val="22"/>
            <w:rPrChange w:id="1318" w:author="Niklas" w:date="2011-02-09T13:16:00Z">
              <w:rPr>
                <w:sz w:val="24"/>
              </w:rPr>
            </w:rPrChange>
          </w:rPr>
          <w:delText xml:space="preserve">inte </w:delText>
        </w:r>
      </w:del>
      <w:r w:rsidRPr="00023073">
        <w:rPr>
          <w:rFonts w:ascii="Book Antiqua" w:hAnsi="Book Antiqua"/>
          <w:sz w:val="22"/>
          <w:szCs w:val="22"/>
          <w:rPrChange w:id="1319" w:author="Niklas" w:date="2011-02-09T13:16:00Z">
            <w:rPr>
              <w:sz w:val="24"/>
            </w:rPr>
          </w:rPrChange>
        </w:rPr>
        <w:t xml:space="preserve">marken </w:t>
      </w:r>
      <w:ins w:id="1320" w:author="IT Tekniker" w:date="2010-08-18T16:00:00Z">
        <w:r w:rsidR="00EE5850" w:rsidRPr="00023073">
          <w:rPr>
            <w:rFonts w:ascii="Book Antiqua" w:hAnsi="Book Antiqua"/>
            <w:sz w:val="22"/>
            <w:szCs w:val="22"/>
            <w:rPrChange w:id="1321" w:author="Niklas" w:date="2011-02-09T13:16:00Z">
              <w:rPr>
                <w:sz w:val="24"/>
              </w:rPr>
            </w:rPrChange>
          </w:rPr>
          <w:t xml:space="preserve">inte </w:t>
        </w:r>
      </w:ins>
      <w:r w:rsidRPr="00023073">
        <w:rPr>
          <w:rFonts w:ascii="Book Antiqua" w:hAnsi="Book Antiqua"/>
          <w:sz w:val="22"/>
          <w:szCs w:val="22"/>
          <w:rPrChange w:id="1322" w:author="Niklas" w:date="2011-02-09T13:16:00Z">
            <w:rPr>
              <w:sz w:val="24"/>
            </w:rPr>
          </w:rPrChange>
        </w:rPr>
        <w:t xml:space="preserve">stensatt och risiga buskar flankerar gångvägen och skymmer låghusens fönster från insyn. Jag ser in på en liten avtagsväg och uppmärksammar direkt </w:t>
      </w:r>
      <w:del w:id="1323" w:author="IT Tekniker" w:date="2010-08-18T16:00:00Z">
        <w:r w:rsidRPr="00023073" w:rsidDel="00EE5850">
          <w:rPr>
            <w:rFonts w:ascii="Book Antiqua" w:hAnsi="Book Antiqua"/>
            <w:sz w:val="22"/>
            <w:szCs w:val="22"/>
            <w:rPrChange w:id="1324" w:author="Niklas" w:date="2011-02-09T13:16:00Z">
              <w:rPr>
                <w:sz w:val="24"/>
              </w:rPr>
            </w:rPrChange>
          </w:rPr>
          <w:delText xml:space="preserve">fångar </w:delText>
        </w:r>
      </w:del>
      <w:r w:rsidRPr="00023073">
        <w:rPr>
          <w:rFonts w:ascii="Book Antiqua" w:hAnsi="Book Antiqua"/>
          <w:sz w:val="22"/>
          <w:szCs w:val="22"/>
          <w:rPrChange w:id="1325" w:author="Niklas" w:date="2011-02-09T13:16:00Z">
            <w:rPr>
              <w:sz w:val="24"/>
            </w:rPr>
          </w:rPrChange>
        </w:rPr>
        <w:t>en kopparskylt med texten "Petrusorden" i försänkt relief.</w:t>
      </w:r>
    </w:p>
    <w:p w:rsidR="006D632F" w:rsidRPr="00023073" w:rsidRDefault="006D632F">
      <w:pPr>
        <w:spacing w:line="276" w:lineRule="auto"/>
        <w:rPr>
          <w:rFonts w:ascii="Book Antiqua" w:hAnsi="Book Antiqua"/>
          <w:sz w:val="22"/>
          <w:szCs w:val="22"/>
          <w:rPrChange w:id="1326" w:author="Niklas" w:date="2011-02-09T13:16:00Z">
            <w:rPr>
              <w:sz w:val="24"/>
            </w:rPr>
          </w:rPrChange>
        </w:rPr>
        <w:pPrChange w:id="1327" w:author="Niklas" w:date="2011-02-09T13:18:00Z">
          <w:pPr>
            <w:spacing w:line="360" w:lineRule="auto"/>
          </w:pPr>
        </w:pPrChange>
      </w:pPr>
      <w:r w:rsidRPr="00023073">
        <w:rPr>
          <w:rFonts w:ascii="Book Antiqua" w:hAnsi="Book Antiqua"/>
          <w:sz w:val="22"/>
          <w:szCs w:val="22"/>
          <w:rPrChange w:id="1328" w:author="Niklas" w:date="2011-02-09T13:16:00Z">
            <w:rPr>
              <w:sz w:val="24"/>
            </w:rPr>
          </w:rPrChange>
        </w:rPr>
        <w:t xml:space="preserve">  Jag stannar upp och tvekar. Är det möjligt att ett ordenssällskap mitt i stadens pulserande hjärta har gått mig obemärkt förbi? Kan det vara en sammanslutning för druider och magiker? Experimenterar inte dessa människor liksom </w:t>
      </w:r>
      <w:del w:id="1329" w:author="IT Tekniker" w:date="2010-08-18T16:00:00Z">
        <w:r w:rsidRPr="00023073" w:rsidDel="00EE5850">
          <w:rPr>
            <w:rFonts w:ascii="Book Antiqua" w:hAnsi="Book Antiqua"/>
            <w:sz w:val="22"/>
            <w:szCs w:val="22"/>
            <w:rPrChange w:id="1330" w:author="Niklas" w:date="2011-02-09T13:16:00Z">
              <w:rPr>
                <w:sz w:val="24"/>
              </w:rPr>
            </w:rPrChange>
          </w:rPr>
          <w:delText xml:space="preserve">mig </w:delText>
        </w:r>
      </w:del>
      <w:ins w:id="1331" w:author="IT Tekniker" w:date="2010-08-18T16:00:00Z">
        <w:r w:rsidR="00EE5850" w:rsidRPr="00023073">
          <w:rPr>
            <w:rFonts w:ascii="Book Antiqua" w:hAnsi="Book Antiqua"/>
            <w:sz w:val="22"/>
            <w:szCs w:val="22"/>
            <w:rPrChange w:id="1332" w:author="Niklas" w:date="2011-02-09T13:16:00Z">
              <w:rPr>
                <w:sz w:val="24"/>
              </w:rPr>
            </w:rPrChange>
          </w:rPr>
          <w:t xml:space="preserve">jag </w:t>
        </w:r>
      </w:ins>
      <w:r w:rsidRPr="00023073">
        <w:rPr>
          <w:rFonts w:ascii="Book Antiqua" w:hAnsi="Book Antiqua"/>
          <w:sz w:val="22"/>
          <w:szCs w:val="22"/>
          <w:rPrChange w:id="1333" w:author="Niklas" w:date="2011-02-09T13:16:00Z">
            <w:rPr>
              <w:sz w:val="24"/>
            </w:rPr>
          </w:rPrChange>
        </w:rPr>
        <w:t>med metaller och mineraler?</w:t>
      </w:r>
    </w:p>
    <w:p w:rsidR="006D632F" w:rsidRPr="00023073" w:rsidRDefault="006D632F">
      <w:pPr>
        <w:spacing w:line="276" w:lineRule="auto"/>
        <w:rPr>
          <w:rFonts w:ascii="Book Antiqua" w:hAnsi="Book Antiqua"/>
          <w:sz w:val="22"/>
          <w:szCs w:val="22"/>
          <w:rPrChange w:id="1334" w:author="Niklas" w:date="2011-02-09T13:16:00Z">
            <w:rPr>
              <w:sz w:val="24"/>
            </w:rPr>
          </w:rPrChange>
        </w:rPr>
        <w:pPrChange w:id="1335" w:author="Niklas" w:date="2011-02-09T13:18:00Z">
          <w:pPr>
            <w:spacing w:line="360" w:lineRule="auto"/>
          </w:pPr>
        </w:pPrChange>
      </w:pPr>
      <w:r w:rsidRPr="00023073">
        <w:rPr>
          <w:rFonts w:ascii="Book Antiqua" w:hAnsi="Book Antiqua"/>
          <w:sz w:val="22"/>
          <w:szCs w:val="22"/>
          <w:rPrChange w:id="1336" w:author="Niklas" w:date="2011-02-09T13:16:00Z">
            <w:rPr>
              <w:sz w:val="24"/>
            </w:rPr>
          </w:rPrChange>
        </w:rPr>
        <w:lastRenderedPageBreak/>
        <w:t xml:space="preserve">  I upphetsningen knackar jag på den bruna trädörren nedanför skylten. Vad ska jag göra för att de ska få förtroende för mig? Få druidernas förtroende och tas in som medlem i deras orden! Kanske bli accepterad i alla fall. Accepterad och förhoppningsvis intagen i druidernas orden. Druidorden!</w:t>
      </w:r>
    </w:p>
    <w:p w:rsidR="006D632F" w:rsidRPr="00023073" w:rsidRDefault="006D632F">
      <w:pPr>
        <w:spacing w:line="276" w:lineRule="auto"/>
        <w:rPr>
          <w:rFonts w:ascii="Book Antiqua" w:hAnsi="Book Antiqua"/>
          <w:sz w:val="22"/>
          <w:szCs w:val="22"/>
          <w:rPrChange w:id="1337" w:author="Niklas" w:date="2011-02-09T13:16:00Z">
            <w:rPr>
              <w:sz w:val="24"/>
            </w:rPr>
          </w:rPrChange>
        </w:rPr>
        <w:pPrChange w:id="1338" w:author="Niklas" w:date="2011-02-09T13:18:00Z">
          <w:pPr>
            <w:spacing w:line="360" w:lineRule="auto"/>
          </w:pPr>
        </w:pPrChange>
      </w:pPr>
      <w:r w:rsidRPr="00023073">
        <w:rPr>
          <w:rFonts w:ascii="Book Antiqua" w:hAnsi="Book Antiqua"/>
          <w:sz w:val="22"/>
          <w:szCs w:val="22"/>
          <w:rPrChange w:id="1339" w:author="Niklas" w:date="2011-02-09T13:16:00Z">
            <w:rPr>
              <w:sz w:val="24"/>
            </w:rPr>
          </w:rPrChange>
        </w:rPr>
        <w:t xml:space="preserve">  Ett otroligt grovt ansikte blir synligt i dörröppningen mer än en decimeter ovanför mig. Det är som om hans huvud är uthugget i sten. Jag sträcker på mig för att ge ett värdigt intryck och gömmer mina sargade händer bakom ryggen.</w:t>
      </w:r>
    </w:p>
    <w:p w:rsidR="006D632F" w:rsidRPr="00023073" w:rsidRDefault="006D632F">
      <w:pPr>
        <w:spacing w:line="276" w:lineRule="auto"/>
        <w:rPr>
          <w:rFonts w:ascii="Book Antiqua" w:hAnsi="Book Antiqua"/>
          <w:sz w:val="22"/>
          <w:szCs w:val="22"/>
          <w:rPrChange w:id="1340" w:author="Niklas" w:date="2011-02-09T13:16:00Z">
            <w:rPr>
              <w:sz w:val="24"/>
            </w:rPr>
          </w:rPrChange>
        </w:rPr>
        <w:pPrChange w:id="1341" w:author="Niklas" w:date="2011-02-09T13:18:00Z">
          <w:pPr>
            <w:spacing w:line="360" w:lineRule="auto"/>
          </w:pPr>
        </w:pPrChange>
      </w:pPr>
      <w:r w:rsidRPr="00023073">
        <w:rPr>
          <w:rFonts w:ascii="Book Antiqua" w:hAnsi="Book Antiqua"/>
          <w:sz w:val="22"/>
          <w:szCs w:val="22"/>
          <w:rPrChange w:id="1342" w:author="Niklas" w:date="2011-02-09T13:16:00Z">
            <w:rPr>
              <w:sz w:val="24"/>
            </w:rPr>
          </w:rPrChange>
        </w:rPr>
        <w:t>– God dag, säger jag så tydligt som möjligt men min röst skär sig något mot slutet. Det ger nog ett något räddhågat intryck, men jag spänner ögonen i honom för att verka självsäker.</w:t>
      </w:r>
    </w:p>
    <w:p w:rsidR="006D632F" w:rsidRPr="00023073" w:rsidRDefault="006D632F">
      <w:pPr>
        <w:spacing w:line="276" w:lineRule="auto"/>
        <w:rPr>
          <w:rFonts w:ascii="Book Antiqua" w:hAnsi="Book Antiqua"/>
          <w:sz w:val="22"/>
          <w:szCs w:val="22"/>
          <w:rPrChange w:id="1343" w:author="Niklas" w:date="2011-02-09T13:16:00Z">
            <w:rPr>
              <w:sz w:val="24"/>
            </w:rPr>
          </w:rPrChange>
        </w:rPr>
        <w:pPrChange w:id="1344" w:author="Niklas" w:date="2011-02-09T13:18:00Z">
          <w:pPr>
            <w:spacing w:line="360" w:lineRule="auto"/>
          </w:pPr>
        </w:pPrChange>
      </w:pPr>
      <w:r w:rsidRPr="00023073">
        <w:rPr>
          <w:rFonts w:ascii="Book Antiqua" w:hAnsi="Book Antiqua"/>
          <w:sz w:val="22"/>
          <w:szCs w:val="22"/>
          <w:rPrChange w:id="1345" w:author="Niklas" w:date="2011-02-09T13:16:00Z">
            <w:rPr>
              <w:sz w:val="24"/>
            </w:rPr>
          </w:rPrChange>
        </w:rPr>
        <w:t>– God dag min herre. Vad kan jag stå till tjänst med?</w:t>
      </w:r>
    </w:p>
    <w:p w:rsidR="006D632F" w:rsidRPr="00023073" w:rsidRDefault="006D632F">
      <w:pPr>
        <w:spacing w:line="276" w:lineRule="auto"/>
        <w:rPr>
          <w:rFonts w:ascii="Book Antiqua" w:hAnsi="Book Antiqua"/>
          <w:sz w:val="22"/>
          <w:szCs w:val="22"/>
          <w:rPrChange w:id="1346" w:author="Niklas" w:date="2011-02-09T13:16:00Z">
            <w:rPr>
              <w:sz w:val="24"/>
            </w:rPr>
          </w:rPrChange>
        </w:rPr>
        <w:pPrChange w:id="1347" w:author="Niklas" w:date="2011-02-09T13:18:00Z">
          <w:pPr>
            <w:spacing w:line="360" w:lineRule="auto"/>
          </w:pPr>
        </w:pPrChange>
      </w:pPr>
      <w:r w:rsidRPr="00023073">
        <w:rPr>
          <w:rFonts w:ascii="Book Antiqua" w:hAnsi="Book Antiqua"/>
          <w:sz w:val="22"/>
          <w:szCs w:val="22"/>
          <w:rPrChange w:id="1348" w:author="Niklas" w:date="2011-02-09T13:16:00Z">
            <w:rPr>
              <w:sz w:val="24"/>
            </w:rPr>
          </w:rPrChange>
        </w:rPr>
        <w:t xml:space="preserve">  Mannen med stenansiktet ser frågande ser på mig. Kanske till och med lite nedlåtande? Jag försöker ta ett djupt andetag utan att det märks, men misslyckas. Istället låtsas jag kväva en nysning för att vinna tid. När jag ser att mannen som förhoppningsvis kommer att bli min ordensfrände inte gör någon ansträngning för att hjälpa mig, tar jag demonstrativt fram min näsduk ur innerfickan och snyter mig.</w:t>
      </w:r>
    </w:p>
    <w:p w:rsidR="006D632F" w:rsidRPr="00023073" w:rsidRDefault="006D632F">
      <w:pPr>
        <w:spacing w:line="276" w:lineRule="auto"/>
        <w:rPr>
          <w:rFonts w:ascii="Book Antiqua" w:hAnsi="Book Antiqua"/>
          <w:sz w:val="22"/>
          <w:szCs w:val="22"/>
          <w:rPrChange w:id="1349" w:author="Niklas" w:date="2011-02-09T13:16:00Z">
            <w:rPr>
              <w:sz w:val="24"/>
            </w:rPr>
          </w:rPrChange>
        </w:rPr>
        <w:pPrChange w:id="1350" w:author="Niklas" w:date="2011-02-09T13:18:00Z">
          <w:pPr>
            <w:spacing w:line="360" w:lineRule="auto"/>
          </w:pPr>
        </w:pPrChange>
      </w:pPr>
      <w:r w:rsidRPr="00023073">
        <w:rPr>
          <w:rFonts w:ascii="Book Antiqua" w:hAnsi="Book Antiqua"/>
          <w:sz w:val="22"/>
          <w:szCs w:val="22"/>
          <w:rPrChange w:id="1351" w:author="Niklas" w:date="2011-02-09T13:16:00Z">
            <w:rPr>
              <w:sz w:val="24"/>
            </w:rPr>
          </w:rPrChange>
        </w:rPr>
        <w:t>– Ursäkta mig, men jag är nog lite krasslig idag, börjar jag trevande och märker samtidigt att mannen tittar på mina skinnflådda händer som om han sett ett spöke.</w:t>
      </w:r>
    </w:p>
    <w:p w:rsidR="006D632F" w:rsidRPr="00023073" w:rsidRDefault="006D632F">
      <w:pPr>
        <w:spacing w:line="276" w:lineRule="auto"/>
        <w:rPr>
          <w:rFonts w:ascii="Book Antiqua" w:hAnsi="Book Antiqua"/>
          <w:sz w:val="22"/>
          <w:szCs w:val="22"/>
          <w:rPrChange w:id="1352" w:author="Niklas" w:date="2011-02-09T13:16:00Z">
            <w:rPr>
              <w:sz w:val="24"/>
            </w:rPr>
          </w:rPrChange>
        </w:rPr>
        <w:pPrChange w:id="1353" w:author="Niklas" w:date="2011-02-09T13:18:00Z">
          <w:pPr>
            <w:spacing w:line="360" w:lineRule="auto"/>
          </w:pPr>
        </w:pPrChange>
      </w:pPr>
      <w:r w:rsidRPr="00023073">
        <w:rPr>
          <w:rFonts w:ascii="Book Antiqua" w:hAnsi="Book Antiqua"/>
          <w:sz w:val="22"/>
          <w:szCs w:val="22"/>
          <w:rPrChange w:id="1354" w:author="Niklas" w:date="2011-02-09T13:16:00Z">
            <w:rPr>
              <w:sz w:val="24"/>
            </w:rPr>
          </w:rPrChange>
        </w:rPr>
        <w:lastRenderedPageBreak/>
        <w:t xml:space="preserve">– Kom in min herre så ska jag hjälpa er, säger mannen. Jag följer efter honom genom en trång vestibul till ett litet förmak med mörkt brunmålade väggar. Där ber han mig ta plats på en träbrits som går längsmed hela kortsidan av rummet. När jag sätter mig märker jag hur kall den är. Han lämnar mig ensam några ögonblick för att </w:t>
      </w:r>
      <w:commentRangeStart w:id="1355"/>
      <w:r w:rsidRPr="00023073">
        <w:rPr>
          <w:rFonts w:ascii="Book Antiqua" w:hAnsi="Book Antiqua"/>
          <w:sz w:val="22"/>
          <w:szCs w:val="22"/>
          <w:rPrChange w:id="1356" w:author="Niklas" w:date="2011-02-09T13:16:00Z">
            <w:rPr>
              <w:sz w:val="24"/>
            </w:rPr>
          </w:rPrChange>
        </w:rPr>
        <w:t>häm</w:t>
      </w:r>
      <w:ins w:id="1357" w:author="IT Tekniker" w:date="2010-08-18T16:01:00Z">
        <w:r w:rsidR="00EE5850" w:rsidRPr="00023073">
          <w:rPr>
            <w:rFonts w:ascii="Book Antiqua" w:hAnsi="Book Antiqua"/>
            <w:sz w:val="22"/>
            <w:szCs w:val="22"/>
            <w:rPrChange w:id="1358" w:author="Niklas" w:date="2011-02-09T13:16:00Z">
              <w:rPr>
                <w:sz w:val="24"/>
              </w:rPr>
            </w:rPrChange>
          </w:rPr>
          <w:t>t</w:t>
        </w:r>
      </w:ins>
      <w:del w:id="1359" w:author="IT Tekniker" w:date="2010-08-18T16:01:00Z">
        <w:r w:rsidRPr="00023073" w:rsidDel="00EE5850">
          <w:rPr>
            <w:rFonts w:ascii="Book Antiqua" w:hAnsi="Book Antiqua"/>
            <w:sz w:val="22"/>
            <w:szCs w:val="22"/>
            <w:rPrChange w:id="1360" w:author="Niklas" w:date="2011-02-09T13:16:00Z">
              <w:rPr>
                <w:sz w:val="24"/>
              </w:rPr>
            </w:rPrChange>
          </w:rPr>
          <w:delText>n</w:delText>
        </w:r>
      </w:del>
      <w:r w:rsidRPr="00023073">
        <w:rPr>
          <w:rFonts w:ascii="Book Antiqua" w:hAnsi="Book Antiqua"/>
          <w:sz w:val="22"/>
          <w:szCs w:val="22"/>
          <w:rPrChange w:id="1361" w:author="Niklas" w:date="2011-02-09T13:16:00Z">
            <w:rPr>
              <w:sz w:val="24"/>
            </w:rPr>
          </w:rPrChange>
        </w:rPr>
        <w:t xml:space="preserve">a </w:t>
      </w:r>
      <w:commentRangeEnd w:id="1355"/>
      <w:r w:rsidRPr="00023073">
        <w:rPr>
          <w:rStyle w:val="CommentReference"/>
          <w:rFonts w:ascii="Book Antiqua" w:hAnsi="Book Antiqua"/>
          <w:sz w:val="22"/>
          <w:szCs w:val="22"/>
          <w:rPrChange w:id="1362" w:author="Niklas" w:date="2011-02-09T13:16:00Z">
            <w:rPr>
              <w:rStyle w:val="CommentReference"/>
            </w:rPr>
          </w:rPrChange>
        </w:rPr>
        <w:commentReference w:id="1355"/>
      </w:r>
      <w:r w:rsidRPr="00023073">
        <w:rPr>
          <w:rFonts w:ascii="Book Antiqua" w:hAnsi="Book Antiqua"/>
          <w:sz w:val="22"/>
          <w:szCs w:val="22"/>
          <w:rPrChange w:id="1363" w:author="Niklas" w:date="2011-02-09T13:16:00Z">
            <w:rPr>
              <w:sz w:val="24"/>
            </w:rPr>
          </w:rPrChange>
        </w:rPr>
        <w:t>något i ett angränsande rum, och slår sig sedan ner bredvid mig.</w:t>
      </w:r>
    </w:p>
    <w:p w:rsidR="006D632F" w:rsidRPr="00023073" w:rsidRDefault="006D632F">
      <w:pPr>
        <w:spacing w:line="276" w:lineRule="auto"/>
        <w:rPr>
          <w:rFonts w:ascii="Book Antiqua" w:hAnsi="Book Antiqua"/>
          <w:sz w:val="22"/>
          <w:szCs w:val="22"/>
          <w:rPrChange w:id="1364" w:author="Niklas" w:date="2011-02-09T13:16:00Z">
            <w:rPr>
              <w:sz w:val="24"/>
            </w:rPr>
          </w:rPrChange>
        </w:rPr>
        <w:pPrChange w:id="1365" w:author="Niklas" w:date="2011-02-09T13:18:00Z">
          <w:pPr>
            <w:spacing w:line="360" w:lineRule="auto"/>
          </w:pPr>
        </w:pPrChange>
      </w:pPr>
      <w:r w:rsidRPr="00023073">
        <w:rPr>
          <w:rFonts w:ascii="Book Antiqua" w:hAnsi="Book Antiqua"/>
          <w:sz w:val="22"/>
          <w:szCs w:val="22"/>
          <w:rPrChange w:id="1366" w:author="Niklas" w:date="2011-02-09T13:16:00Z">
            <w:rPr>
              <w:sz w:val="24"/>
            </w:rPr>
          </w:rPrChange>
        </w:rPr>
        <w:t xml:space="preserve">– Ta fram dina händer, säger han bryskt. Motvilligt räcker jag fram mina sargade armar och han börjar badda dem med en våt bomullstuss. Det svider, men samtidigt är det skönt att någon bryr sig om mig. </w:t>
      </w:r>
    </w:p>
    <w:p w:rsidR="006D632F" w:rsidRPr="00023073" w:rsidRDefault="006D632F">
      <w:pPr>
        <w:spacing w:line="276" w:lineRule="auto"/>
        <w:rPr>
          <w:rFonts w:ascii="Book Antiqua" w:hAnsi="Book Antiqua"/>
          <w:sz w:val="22"/>
          <w:szCs w:val="22"/>
          <w:rPrChange w:id="1367" w:author="Niklas" w:date="2011-02-09T13:16:00Z">
            <w:rPr>
              <w:sz w:val="24"/>
            </w:rPr>
          </w:rPrChange>
        </w:rPr>
        <w:pPrChange w:id="1368" w:author="Niklas" w:date="2011-02-09T13:18:00Z">
          <w:pPr>
            <w:spacing w:line="360" w:lineRule="auto"/>
          </w:pPr>
        </w:pPrChange>
      </w:pPr>
      <w:r w:rsidRPr="00023073">
        <w:rPr>
          <w:rFonts w:ascii="Book Antiqua" w:hAnsi="Book Antiqua"/>
          <w:sz w:val="22"/>
          <w:szCs w:val="22"/>
          <w:rPrChange w:id="1369" w:author="Niklas" w:date="2011-02-09T13:16:00Z">
            <w:rPr>
              <w:sz w:val="24"/>
            </w:rPr>
          </w:rPrChange>
        </w:rPr>
        <w:t>– Tack så mycket. Ni behöver verkligen inte…</w:t>
      </w:r>
    </w:p>
    <w:p w:rsidR="006D632F" w:rsidRPr="00023073" w:rsidRDefault="006D632F">
      <w:pPr>
        <w:spacing w:line="276" w:lineRule="auto"/>
        <w:rPr>
          <w:rFonts w:ascii="Book Antiqua" w:hAnsi="Book Antiqua"/>
          <w:sz w:val="22"/>
          <w:szCs w:val="22"/>
          <w:rPrChange w:id="1370" w:author="Niklas" w:date="2011-02-09T13:16:00Z">
            <w:rPr>
              <w:sz w:val="24"/>
            </w:rPr>
          </w:rPrChange>
        </w:rPr>
        <w:pPrChange w:id="1371" w:author="Niklas" w:date="2011-02-09T13:18:00Z">
          <w:pPr>
            <w:spacing w:line="360" w:lineRule="auto"/>
          </w:pPr>
        </w:pPrChange>
      </w:pPr>
      <w:r w:rsidRPr="00023073">
        <w:rPr>
          <w:rFonts w:ascii="Book Antiqua" w:hAnsi="Book Antiqua"/>
          <w:sz w:val="22"/>
          <w:szCs w:val="22"/>
          <w:rPrChange w:id="1372" w:author="Niklas" w:date="2011-02-09T13:16:00Z">
            <w:rPr>
              <w:sz w:val="24"/>
            </w:rPr>
          </w:rPrChange>
        </w:rPr>
        <w:t>– Nej, det är ingen fara, säger han och ler nästan mot mig. Nedre delen av underarmarna och händerna är avdomnade och kanske är det en farlig vätska i bomullstussen? Troligen är det någon hemlig dekokt som druiderna blandat ihop. Bara tanken på en ordensmedlems närvaro får mig att rysa av både fruktan och vällust.</w:t>
      </w:r>
    </w:p>
    <w:p w:rsidR="006D632F" w:rsidRPr="00023073" w:rsidRDefault="006D632F">
      <w:pPr>
        <w:spacing w:line="276" w:lineRule="auto"/>
        <w:rPr>
          <w:rFonts w:ascii="Book Antiqua" w:hAnsi="Book Antiqua"/>
          <w:sz w:val="22"/>
          <w:szCs w:val="22"/>
          <w:rPrChange w:id="1373" w:author="Niklas" w:date="2011-02-09T13:16:00Z">
            <w:rPr>
              <w:sz w:val="24"/>
            </w:rPr>
          </w:rPrChange>
        </w:rPr>
        <w:pPrChange w:id="1374" w:author="Niklas" w:date="2011-02-09T13:18:00Z">
          <w:pPr>
            <w:spacing w:line="360" w:lineRule="auto"/>
          </w:pPr>
        </w:pPrChange>
      </w:pPr>
      <w:r w:rsidRPr="00023073">
        <w:rPr>
          <w:rFonts w:ascii="Book Antiqua" w:hAnsi="Book Antiqua"/>
          <w:sz w:val="22"/>
          <w:szCs w:val="22"/>
          <w:rPrChange w:id="1375" w:author="Niklas" w:date="2011-02-09T13:16:00Z">
            <w:rPr>
              <w:sz w:val="24"/>
            </w:rPr>
          </w:rPrChange>
        </w:rPr>
        <w:t xml:space="preserve">  När jag studerar honom närmare ger han ett något depraverat intryck. En sjuklig gammal man som sköter om en eländig man med brännskadade lemmar. Kanske har han något i kikaren.</w:t>
      </w:r>
    </w:p>
    <w:p w:rsidR="006D632F" w:rsidRPr="00023073" w:rsidRDefault="006D632F">
      <w:pPr>
        <w:spacing w:line="276" w:lineRule="auto"/>
        <w:rPr>
          <w:rFonts w:ascii="Book Antiqua" w:hAnsi="Book Antiqua"/>
          <w:sz w:val="22"/>
          <w:szCs w:val="22"/>
          <w:rPrChange w:id="1376" w:author="Niklas" w:date="2011-02-09T13:16:00Z">
            <w:rPr>
              <w:sz w:val="24"/>
            </w:rPr>
          </w:rPrChange>
        </w:rPr>
        <w:pPrChange w:id="1377" w:author="Niklas" w:date="2011-02-09T13:18:00Z">
          <w:pPr>
            <w:spacing w:line="360" w:lineRule="auto"/>
          </w:pPr>
        </w:pPrChange>
      </w:pPr>
      <w:r w:rsidRPr="00023073">
        <w:rPr>
          <w:rFonts w:ascii="Book Antiqua" w:hAnsi="Book Antiqua"/>
          <w:sz w:val="22"/>
          <w:szCs w:val="22"/>
          <w:rPrChange w:id="1378" w:author="Niklas" w:date="2011-02-09T13:16:00Z">
            <w:rPr>
              <w:sz w:val="24"/>
            </w:rPr>
          </w:rPrChange>
        </w:rPr>
        <w:t xml:space="preserve">– Känns det bättre nu?   </w:t>
      </w:r>
    </w:p>
    <w:p w:rsidR="006D632F" w:rsidRPr="00023073" w:rsidRDefault="006D632F">
      <w:pPr>
        <w:spacing w:line="276" w:lineRule="auto"/>
        <w:rPr>
          <w:rFonts w:ascii="Book Antiqua" w:hAnsi="Book Antiqua"/>
          <w:sz w:val="22"/>
          <w:szCs w:val="22"/>
          <w:rPrChange w:id="1379" w:author="Niklas" w:date="2011-02-09T13:16:00Z">
            <w:rPr>
              <w:sz w:val="24"/>
            </w:rPr>
          </w:rPrChange>
        </w:rPr>
        <w:pPrChange w:id="1380" w:author="Niklas" w:date="2011-02-09T13:18:00Z">
          <w:pPr>
            <w:spacing w:line="360" w:lineRule="auto"/>
          </w:pPr>
        </w:pPrChange>
      </w:pPr>
      <w:r w:rsidRPr="00023073">
        <w:rPr>
          <w:rFonts w:ascii="Book Antiqua" w:hAnsi="Book Antiqua"/>
          <w:sz w:val="22"/>
          <w:szCs w:val="22"/>
          <w:rPrChange w:id="1381" w:author="Niklas" w:date="2011-02-09T13:16:00Z">
            <w:rPr>
              <w:sz w:val="24"/>
            </w:rPr>
          </w:rPrChange>
        </w:rPr>
        <w:t xml:space="preserve">  Jag nickar medgivande och reser på mig i uppsåt att gå. I alla fall försöker jag ge sken av det. När jag står raklång är jag fortfarande huvudet kortare och det tycks som om </w:t>
      </w:r>
      <w:r w:rsidRPr="00023073">
        <w:rPr>
          <w:rFonts w:ascii="Book Antiqua" w:hAnsi="Book Antiqua"/>
          <w:sz w:val="22"/>
          <w:szCs w:val="22"/>
          <w:rPrChange w:id="1382" w:author="Niklas" w:date="2011-02-09T13:16:00Z">
            <w:rPr>
              <w:sz w:val="24"/>
            </w:rPr>
          </w:rPrChange>
        </w:rPr>
        <w:lastRenderedPageBreak/>
        <w:t xml:space="preserve">ett överlägset flin letat sig fram över hans </w:t>
      </w:r>
      <w:proofErr w:type="spellStart"/>
      <w:r w:rsidRPr="00023073">
        <w:rPr>
          <w:rFonts w:ascii="Book Antiqua" w:hAnsi="Book Antiqua"/>
          <w:sz w:val="22"/>
          <w:szCs w:val="22"/>
          <w:rPrChange w:id="1383" w:author="Niklas" w:date="2011-02-09T13:16:00Z">
            <w:rPr>
              <w:sz w:val="24"/>
            </w:rPr>
          </w:rPrChange>
        </w:rPr>
        <w:t>stenliknande</w:t>
      </w:r>
      <w:proofErr w:type="spellEnd"/>
      <w:r w:rsidRPr="00023073">
        <w:rPr>
          <w:rFonts w:ascii="Book Antiqua" w:hAnsi="Book Antiqua"/>
          <w:sz w:val="22"/>
          <w:szCs w:val="22"/>
          <w:rPrChange w:id="1384" w:author="Niklas" w:date="2011-02-09T13:16:00Z">
            <w:rPr>
              <w:sz w:val="24"/>
            </w:rPr>
          </w:rPrChange>
        </w:rPr>
        <w:t xml:space="preserve"> läppar. Jag tackar för hjälpen och beger mig mot ytterdörren. Han följer efter mig genom den trånga vestibulen och lyckas ta sig förbi mig precis innan jag når fram till dörren. Sedan öppnar han den för mig.</w:t>
      </w:r>
    </w:p>
    <w:p w:rsidR="006D632F" w:rsidRPr="00023073" w:rsidRDefault="006D632F">
      <w:pPr>
        <w:spacing w:line="276" w:lineRule="auto"/>
        <w:rPr>
          <w:rFonts w:ascii="Book Antiqua" w:hAnsi="Book Antiqua"/>
          <w:sz w:val="22"/>
          <w:szCs w:val="22"/>
          <w:rPrChange w:id="1385" w:author="Niklas" w:date="2011-02-09T13:16:00Z">
            <w:rPr>
              <w:sz w:val="24"/>
            </w:rPr>
          </w:rPrChange>
        </w:rPr>
        <w:pPrChange w:id="1386" w:author="Niklas" w:date="2011-02-09T13:18:00Z">
          <w:pPr>
            <w:spacing w:line="360" w:lineRule="auto"/>
          </w:pPr>
        </w:pPrChange>
      </w:pPr>
      <w:r w:rsidRPr="00023073">
        <w:rPr>
          <w:rFonts w:ascii="Book Antiqua" w:hAnsi="Book Antiqua"/>
          <w:sz w:val="22"/>
          <w:szCs w:val="22"/>
          <w:rPrChange w:id="1387" w:author="Niklas" w:date="2011-02-09T13:16:00Z">
            <w:rPr>
              <w:sz w:val="24"/>
            </w:rPr>
          </w:rPrChange>
        </w:rPr>
        <w:t>– Varsågod. På återseende. Jag tackar honom ännu en gång, kyligare än tidigare, och trippar ut på den smala trottoaren utanför. Luften är fuktig och jag skyler munnen och hakan med rockkragen och stoppar ner händerna i fickorna. Den gamle med stenansiktet står kvar och ser efter mig när jag halvspringer därifrån.</w:t>
      </w:r>
    </w:p>
    <w:p w:rsidR="006D632F" w:rsidRPr="00023073" w:rsidRDefault="006D632F">
      <w:pPr>
        <w:spacing w:line="276" w:lineRule="auto"/>
        <w:rPr>
          <w:rFonts w:ascii="Book Antiqua" w:hAnsi="Book Antiqua"/>
          <w:sz w:val="22"/>
          <w:szCs w:val="22"/>
          <w:rPrChange w:id="1388" w:author="Niklas" w:date="2011-02-09T13:16:00Z">
            <w:rPr>
              <w:sz w:val="24"/>
            </w:rPr>
          </w:rPrChange>
        </w:rPr>
        <w:pPrChange w:id="1389" w:author="Niklas" w:date="2011-02-09T13:18:00Z">
          <w:pPr>
            <w:spacing w:line="360" w:lineRule="auto"/>
          </w:pPr>
        </w:pPrChange>
      </w:pPr>
      <w:r w:rsidRPr="00023073">
        <w:rPr>
          <w:rFonts w:ascii="Book Antiqua" w:hAnsi="Book Antiqua"/>
          <w:sz w:val="22"/>
          <w:szCs w:val="22"/>
          <w:rPrChange w:id="1390" w:author="Niklas" w:date="2011-02-09T13:16:00Z">
            <w:rPr>
              <w:sz w:val="24"/>
            </w:rPr>
          </w:rPrChange>
        </w:rPr>
        <w:t>– Jag ska kalla honom stenmannen, säger jag tyst för mig själv. Inom en snar framtid kommer vi att vara vänner och då ska jag berätta för honom om smeknamnet han fått till minnet av när vi träffades första gången. Kanske vill han ge mig ett namn också? Inom vissa ordnar antar man ett namn för att inte röja sin identitet, och så kan det även vara här. Kanske får jag då välja mitt eget namn? Men vad skulle det i så fall vara? Kättaren givetvis! Kättaren skulle det vara!</w:t>
      </w:r>
    </w:p>
    <w:p w:rsidR="006D632F" w:rsidRPr="00023073" w:rsidRDefault="006D632F">
      <w:pPr>
        <w:spacing w:line="276" w:lineRule="auto"/>
        <w:rPr>
          <w:rFonts w:ascii="Book Antiqua" w:hAnsi="Book Antiqua"/>
          <w:sz w:val="22"/>
          <w:szCs w:val="22"/>
          <w:rPrChange w:id="1391" w:author="Niklas" w:date="2011-02-09T13:16:00Z">
            <w:rPr>
              <w:sz w:val="24"/>
            </w:rPr>
          </w:rPrChange>
        </w:rPr>
        <w:pPrChange w:id="1392" w:author="Niklas" w:date="2011-02-09T13:18:00Z">
          <w:pPr>
            <w:spacing w:line="360" w:lineRule="auto"/>
          </w:pPr>
        </w:pPrChange>
      </w:pPr>
      <w:r w:rsidRPr="00023073">
        <w:rPr>
          <w:rFonts w:ascii="Book Antiqua" w:hAnsi="Book Antiqua"/>
          <w:sz w:val="22"/>
          <w:szCs w:val="22"/>
          <w:rPrChange w:id="1393" w:author="Niklas" w:date="2011-02-09T13:16:00Z">
            <w:rPr>
              <w:sz w:val="24"/>
            </w:rPr>
          </w:rPrChange>
        </w:rPr>
        <w:t xml:space="preserve">  Men varför släppte han in mig? Det är förbryllande att de kan vara så gästvänliga mot främlingar, samtidigt som de förmodligen ägnar sig åt ljusskygg verksamhet. I anständighetens namn borde stenansiktet inte ha lämnat mig ensam i förmaket, då han ju inte kunde vara säker på mitt uppsåt. Eller är det tvärtom så att avsaknaden av säkerhetsrutiner i sig fungerar avskräckande för dem </w:t>
      </w:r>
      <w:r w:rsidRPr="00023073">
        <w:rPr>
          <w:rFonts w:ascii="Book Antiqua" w:hAnsi="Book Antiqua"/>
          <w:sz w:val="22"/>
          <w:szCs w:val="22"/>
          <w:rPrChange w:id="1394" w:author="Niklas" w:date="2011-02-09T13:16:00Z">
            <w:rPr>
              <w:sz w:val="24"/>
            </w:rPr>
          </w:rPrChange>
        </w:rPr>
        <w:lastRenderedPageBreak/>
        <w:t xml:space="preserve">som kan tänkas vara intresserade av att förstöra för ordensmedlemmarna? </w:t>
      </w:r>
    </w:p>
    <w:p w:rsidR="006D632F" w:rsidRPr="00023073" w:rsidRDefault="006D632F">
      <w:pPr>
        <w:spacing w:line="276" w:lineRule="auto"/>
        <w:rPr>
          <w:rFonts w:ascii="Book Antiqua" w:hAnsi="Book Antiqua"/>
          <w:sz w:val="22"/>
          <w:szCs w:val="22"/>
          <w:rPrChange w:id="1395" w:author="Niklas" w:date="2011-02-09T13:16:00Z">
            <w:rPr>
              <w:sz w:val="24"/>
            </w:rPr>
          </w:rPrChange>
        </w:rPr>
        <w:pPrChange w:id="1396" w:author="Niklas" w:date="2011-02-09T13:18:00Z">
          <w:pPr>
            <w:spacing w:line="360" w:lineRule="auto"/>
          </w:pPr>
        </w:pPrChange>
      </w:pPr>
      <w:r w:rsidRPr="00023073">
        <w:rPr>
          <w:rFonts w:ascii="Book Antiqua" w:hAnsi="Book Antiqua"/>
          <w:sz w:val="22"/>
          <w:szCs w:val="22"/>
          <w:rPrChange w:id="1397" w:author="Niklas" w:date="2011-02-09T13:16:00Z">
            <w:rPr>
              <w:sz w:val="24"/>
            </w:rPr>
          </w:rPrChange>
        </w:rPr>
        <w:t xml:space="preserve">  Hur som helst gäller det att hålla sig i skinnet. Om jag lägger näsan i blöt och snokar kommer de aldrig att acceptera mig som medlem. Stenmannen är min länk till ordenssällskapet och genom att förstärka den med upprepade besök kommer jag att vinna hans förtroende. Borde han inte redan nu ha uppfattat mina ärliga avsikter och uppriktiga hållning?</w:t>
      </w:r>
    </w:p>
    <w:p w:rsidR="006D632F" w:rsidRPr="00023073" w:rsidRDefault="006D632F">
      <w:pPr>
        <w:spacing w:line="276" w:lineRule="auto"/>
        <w:rPr>
          <w:rFonts w:ascii="Book Antiqua" w:hAnsi="Book Antiqua"/>
          <w:sz w:val="22"/>
          <w:szCs w:val="22"/>
          <w:rPrChange w:id="1398" w:author="Niklas" w:date="2011-02-09T13:16:00Z">
            <w:rPr>
              <w:sz w:val="24"/>
            </w:rPr>
          </w:rPrChange>
        </w:rPr>
        <w:pPrChange w:id="1399" w:author="Niklas" w:date="2011-02-09T13:18:00Z">
          <w:pPr>
            <w:spacing w:line="360" w:lineRule="auto"/>
          </w:pPr>
        </w:pPrChange>
      </w:pPr>
      <w:r w:rsidRPr="00023073">
        <w:rPr>
          <w:rFonts w:ascii="Book Antiqua" w:hAnsi="Book Antiqua"/>
          <w:color w:val="000000"/>
          <w:sz w:val="22"/>
          <w:szCs w:val="22"/>
          <w:rPrChange w:id="1400" w:author="Niklas" w:date="2011-02-09T13:16:00Z">
            <w:rPr>
              <w:color w:val="000000"/>
              <w:sz w:val="24"/>
            </w:rPr>
          </w:rPrChange>
        </w:rPr>
        <w:t xml:space="preserve">  </w:t>
      </w:r>
      <w:ins w:id="1401" w:author="IT Tekniker" w:date="2010-08-18T16:01:00Z">
        <w:r w:rsidR="00961F4F" w:rsidRPr="00023073">
          <w:rPr>
            <w:rFonts w:ascii="Book Antiqua" w:hAnsi="Book Antiqua"/>
            <w:color w:val="000000"/>
            <w:sz w:val="22"/>
            <w:szCs w:val="22"/>
            <w:rPrChange w:id="1402" w:author="Niklas" w:date="2011-02-09T13:16:00Z">
              <w:rPr>
                <w:color w:val="000000"/>
                <w:sz w:val="24"/>
              </w:rPr>
            </w:rPrChange>
          </w:rPr>
          <w:t xml:space="preserve">Slaget tolv </w:t>
        </w:r>
      </w:ins>
      <w:del w:id="1403" w:author="IT Tekniker" w:date="2010-08-18T16:01:00Z">
        <w:r w:rsidRPr="00023073" w:rsidDel="00961F4F">
          <w:rPr>
            <w:rFonts w:ascii="Book Antiqua" w:hAnsi="Book Antiqua"/>
            <w:color w:val="000000"/>
            <w:sz w:val="22"/>
            <w:szCs w:val="22"/>
            <w:rPrChange w:id="1404" w:author="Niklas" w:date="2011-02-09T13:16:00Z">
              <w:rPr>
                <w:color w:val="000000"/>
                <w:sz w:val="24"/>
              </w:rPr>
            </w:rPrChange>
          </w:rPr>
          <w:delText xml:space="preserve">Det </w:delText>
        </w:r>
      </w:del>
      <w:r w:rsidRPr="00023073">
        <w:rPr>
          <w:rFonts w:ascii="Book Antiqua" w:hAnsi="Book Antiqua"/>
          <w:color w:val="000000"/>
          <w:sz w:val="22"/>
          <w:szCs w:val="22"/>
          <w:rPrChange w:id="1405" w:author="Niklas" w:date="2011-02-09T13:16:00Z">
            <w:rPr>
              <w:color w:val="000000"/>
              <w:sz w:val="24"/>
            </w:rPr>
          </w:rPrChange>
        </w:rPr>
        <w:t>ringer</w:t>
      </w:r>
      <w:del w:id="1406" w:author="IT Tekniker" w:date="2010-08-18T16:01:00Z">
        <w:r w:rsidRPr="00023073" w:rsidDel="00961F4F">
          <w:rPr>
            <w:rFonts w:ascii="Book Antiqua" w:hAnsi="Book Antiqua"/>
            <w:color w:val="000000"/>
            <w:sz w:val="22"/>
            <w:szCs w:val="22"/>
            <w:rPrChange w:id="1407" w:author="Niklas" w:date="2011-02-09T13:16:00Z">
              <w:rPr>
                <w:color w:val="000000"/>
                <w:sz w:val="24"/>
              </w:rPr>
            </w:rPrChange>
          </w:rPr>
          <w:delText xml:space="preserve"> </w:delText>
        </w:r>
        <w:commentRangeStart w:id="1408"/>
        <w:r w:rsidRPr="00023073" w:rsidDel="00961F4F">
          <w:rPr>
            <w:rFonts w:ascii="Book Antiqua" w:hAnsi="Book Antiqua"/>
            <w:color w:val="000000"/>
            <w:sz w:val="22"/>
            <w:szCs w:val="22"/>
            <w:rPrChange w:id="1409" w:author="Niklas" w:date="2011-02-09T13:16:00Z">
              <w:rPr>
                <w:color w:val="000000"/>
                <w:sz w:val="24"/>
              </w:rPr>
            </w:rPrChange>
          </w:rPr>
          <w:delText>middag</w:delText>
        </w:r>
      </w:del>
      <w:r w:rsidRPr="00023073">
        <w:rPr>
          <w:rFonts w:ascii="Book Antiqua" w:hAnsi="Book Antiqua"/>
          <w:color w:val="000000"/>
          <w:sz w:val="22"/>
          <w:szCs w:val="22"/>
          <w:rPrChange w:id="1410" w:author="Niklas" w:date="2011-02-09T13:16:00Z">
            <w:rPr>
              <w:color w:val="000000"/>
              <w:sz w:val="24"/>
            </w:rPr>
          </w:rPrChange>
        </w:rPr>
        <w:t xml:space="preserve"> </w:t>
      </w:r>
      <w:commentRangeEnd w:id="1408"/>
      <w:r w:rsidRPr="00023073">
        <w:rPr>
          <w:rStyle w:val="CommentReference"/>
          <w:rFonts w:ascii="Book Antiqua" w:hAnsi="Book Antiqua"/>
          <w:sz w:val="22"/>
          <w:szCs w:val="22"/>
          <w:rPrChange w:id="1411" w:author="Niklas" w:date="2011-02-09T13:16:00Z">
            <w:rPr>
              <w:rStyle w:val="CommentReference"/>
            </w:rPr>
          </w:rPrChange>
        </w:rPr>
        <w:commentReference w:id="1408"/>
      </w:r>
      <w:r w:rsidRPr="00023073">
        <w:rPr>
          <w:rFonts w:ascii="Book Antiqua" w:hAnsi="Book Antiqua"/>
          <w:color w:val="000000"/>
          <w:sz w:val="22"/>
          <w:szCs w:val="22"/>
          <w:rPrChange w:id="1412" w:author="Niklas" w:date="2011-02-09T13:16:00Z">
            <w:rPr>
              <w:color w:val="000000"/>
              <w:sz w:val="24"/>
            </w:rPr>
          </w:rPrChange>
        </w:rPr>
        <w:t xml:space="preserve">i kyrkklockorna. Varje slag drabbar mig som </w:t>
      </w:r>
      <w:del w:id="1413" w:author="IT Tekniker" w:date="2011-01-21T15:49:00Z">
        <w:r w:rsidRPr="00023073" w:rsidDel="00481AE1">
          <w:rPr>
            <w:rFonts w:ascii="Book Antiqua" w:hAnsi="Book Antiqua"/>
            <w:color w:val="000000"/>
            <w:sz w:val="22"/>
            <w:szCs w:val="22"/>
            <w:rPrChange w:id="1414" w:author="Niklas" w:date="2011-02-09T13:16:00Z">
              <w:rPr>
                <w:color w:val="000000"/>
                <w:sz w:val="24"/>
              </w:rPr>
            </w:rPrChange>
          </w:rPr>
          <w:delText>ett piskrapp</w:delText>
        </w:r>
      </w:del>
      <w:ins w:id="1415" w:author="IT Tekniker" w:date="2011-01-21T15:49:00Z">
        <w:r w:rsidR="00481AE1" w:rsidRPr="00023073">
          <w:rPr>
            <w:rFonts w:ascii="Book Antiqua" w:hAnsi="Book Antiqua"/>
            <w:color w:val="000000"/>
            <w:sz w:val="22"/>
            <w:szCs w:val="22"/>
            <w:rPrChange w:id="1416" w:author="Niklas" w:date="2011-02-09T13:16:00Z">
              <w:rPr>
                <w:color w:val="000000"/>
                <w:sz w:val="24"/>
              </w:rPr>
            </w:rPrChange>
          </w:rPr>
          <w:t>en hammare i huvudet</w:t>
        </w:r>
      </w:ins>
      <w:r w:rsidRPr="00023073">
        <w:rPr>
          <w:rFonts w:ascii="Book Antiqua" w:hAnsi="Book Antiqua"/>
          <w:color w:val="000000"/>
          <w:sz w:val="22"/>
          <w:szCs w:val="22"/>
          <w:rPrChange w:id="1417" w:author="Niklas" w:date="2011-02-09T13:16:00Z">
            <w:rPr>
              <w:color w:val="000000"/>
              <w:sz w:val="24"/>
            </w:rPr>
          </w:rPrChange>
        </w:rPr>
        <w:t xml:space="preserve"> tills klockorna tystnar och kyrkan står oskyldigt kvar på marken som om den aldrig någonsin lämnat ett ljud ifrån sig. Må dymmelveckan snart vara här!</w:t>
      </w:r>
    </w:p>
    <w:p w:rsidR="006D632F" w:rsidRPr="00023073" w:rsidRDefault="006D632F">
      <w:pPr>
        <w:spacing w:line="276" w:lineRule="auto"/>
        <w:rPr>
          <w:rFonts w:ascii="Book Antiqua" w:hAnsi="Book Antiqua"/>
          <w:sz w:val="22"/>
          <w:szCs w:val="22"/>
          <w:rPrChange w:id="1418" w:author="Niklas" w:date="2011-02-09T13:16:00Z">
            <w:rPr>
              <w:sz w:val="24"/>
            </w:rPr>
          </w:rPrChange>
        </w:rPr>
        <w:pPrChange w:id="1419" w:author="Niklas" w:date="2011-02-09T13:18:00Z">
          <w:pPr>
            <w:spacing w:line="360" w:lineRule="auto"/>
          </w:pPr>
        </w:pPrChange>
      </w:pPr>
      <w:r w:rsidRPr="00023073">
        <w:rPr>
          <w:rFonts w:ascii="Book Antiqua" w:hAnsi="Book Antiqua"/>
          <w:sz w:val="22"/>
          <w:szCs w:val="22"/>
          <w:rPrChange w:id="1420" w:author="Niklas" w:date="2011-02-09T13:16:00Z">
            <w:rPr>
              <w:sz w:val="24"/>
            </w:rPr>
          </w:rPrChange>
        </w:rPr>
        <w:t xml:space="preserve">  Nere på kaféet beställer jag in några smörgåsar och kaffe väl medveten om att jag </w:t>
      </w:r>
      <w:ins w:id="1421" w:author="IT Tekniker" w:date="2011-01-21T15:50:00Z">
        <w:r w:rsidR="00481AE1" w:rsidRPr="00023073">
          <w:rPr>
            <w:rFonts w:ascii="Book Antiqua" w:hAnsi="Book Antiqua"/>
            <w:sz w:val="22"/>
            <w:szCs w:val="22"/>
            <w:rPrChange w:id="1422" w:author="Niklas" w:date="2011-02-09T13:16:00Z">
              <w:rPr>
                <w:sz w:val="24"/>
              </w:rPr>
            </w:rPrChange>
          </w:rPr>
          <w:t>inte kan betala för mig</w:t>
        </w:r>
      </w:ins>
      <w:del w:id="1423" w:author="IT Tekniker" w:date="2011-01-21T15:50:00Z">
        <w:r w:rsidRPr="00023073" w:rsidDel="00481AE1">
          <w:rPr>
            <w:rFonts w:ascii="Book Antiqua" w:hAnsi="Book Antiqua"/>
            <w:sz w:val="22"/>
            <w:szCs w:val="22"/>
            <w:rPrChange w:id="1424" w:author="Niklas" w:date="2011-02-09T13:16:00Z">
              <w:rPr>
                <w:sz w:val="24"/>
              </w:rPr>
            </w:rPrChange>
          </w:rPr>
          <w:delText>är utfattig</w:delText>
        </w:r>
      </w:del>
      <w:r w:rsidRPr="00023073">
        <w:rPr>
          <w:rFonts w:ascii="Book Antiqua" w:hAnsi="Book Antiqua"/>
          <w:sz w:val="22"/>
          <w:szCs w:val="22"/>
          <w:rPrChange w:id="1425" w:author="Niklas" w:date="2011-02-09T13:16:00Z">
            <w:rPr>
              <w:sz w:val="24"/>
            </w:rPr>
          </w:rPrChange>
        </w:rPr>
        <w:t>. Jag ber också om att det ska läggas ved på brasan intill bordet. På min plats har någon karvat in ett litet meddelande på väggen med en nyckel eller en kniv:</w:t>
      </w:r>
    </w:p>
    <w:p w:rsidR="006D632F" w:rsidRPr="00023073" w:rsidRDefault="006D632F">
      <w:pPr>
        <w:spacing w:line="276" w:lineRule="auto"/>
        <w:rPr>
          <w:rFonts w:ascii="Book Antiqua" w:hAnsi="Book Antiqua"/>
          <w:sz w:val="22"/>
          <w:szCs w:val="22"/>
          <w:rPrChange w:id="1426" w:author="Niklas" w:date="2011-02-09T13:16:00Z">
            <w:rPr>
              <w:sz w:val="24"/>
            </w:rPr>
          </w:rPrChange>
        </w:rPr>
        <w:pPrChange w:id="1427" w:author="Niklas" w:date="2011-02-09T13:18:00Z">
          <w:pPr>
            <w:spacing w:line="360" w:lineRule="auto"/>
          </w:pPr>
        </w:pPrChange>
      </w:pPr>
    </w:p>
    <w:p w:rsidR="006D632F" w:rsidRPr="00023073" w:rsidRDefault="006D632F">
      <w:pPr>
        <w:spacing w:line="276" w:lineRule="auto"/>
        <w:ind w:firstLine="1304"/>
        <w:rPr>
          <w:rFonts w:ascii="Book Antiqua" w:hAnsi="Book Antiqua"/>
          <w:sz w:val="22"/>
          <w:szCs w:val="22"/>
          <w:rPrChange w:id="1428" w:author="Niklas" w:date="2011-02-09T13:16:00Z">
            <w:rPr>
              <w:sz w:val="24"/>
              <w:szCs w:val="24"/>
            </w:rPr>
          </w:rPrChange>
        </w:rPr>
        <w:pPrChange w:id="1429" w:author="Niklas" w:date="2011-02-09T13:18:00Z">
          <w:pPr>
            <w:spacing w:line="360" w:lineRule="auto"/>
            <w:ind w:left="1134" w:right="1134"/>
            <w:outlineLvl w:val="0"/>
          </w:pPr>
        </w:pPrChange>
      </w:pPr>
      <w:r w:rsidRPr="00023073">
        <w:rPr>
          <w:rFonts w:ascii="Book Antiqua" w:hAnsi="Book Antiqua"/>
          <w:sz w:val="22"/>
          <w:szCs w:val="22"/>
          <w:rPrChange w:id="1430" w:author="Niklas" w:date="2011-02-09T13:16:00Z">
            <w:rPr>
              <w:sz w:val="24"/>
              <w:szCs w:val="24"/>
            </w:rPr>
          </w:rPrChange>
        </w:rPr>
        <w:t>"När små män kastar långa skuggor är mörkret nära."</w:t>
      </w:r>
    </w:p>
    <w:p w:rsidR="006D632F" w:rsidRPr="00023073" w:rsidRDefault="006D632F">
      <w:pPr>
        <w:spacing w:line="276" w:lineRule="auto"/>
        <w:rPr>
          <w:rFonts w:ascii="Book Antiqua" w:hAnsi="Book Antiqua"/>
          <w:sz w:val="22"/>
          <w:szCs w:val="22"/>
          <w:rPrChange w:id="1431" w:author="Niklas" w:date="2011-02-09T13:16:00Z">
            <w:rPr>
              <w:sz w:val="24"/>
            </w:rPr>
          </w:rPrChange>
        </w:rPr>
        <w:pPrChange w:id="1432" w:author="Niklas" w:date="2011-02-09T13:18:00Z">
          <w:pPr>
            <w:spacing w:line="360" w:lineRule="auto"/>
          </w:pPr>
        </w:pPrChange>
      </w:pPr>
    </w:p>
    <w:p w:rsidR="006D632F" w:rsidRPr="00023073" w:rsidRDefault="006D632F">
      <w:pPr>
        <w:spacing w:line="276" w:lineRule="auto"/>
        <w:rPr>
          <w:rFonts w:ascii="Book Antiqua" w:hAnsi="Book Antiqua"/>
          <w:sz w:val="22"/>
          <w:szCs w:val="22"/>
          <w:rPrChange w:id="1433" w:author="Niklas" w:date="2011-02-09T13:16:00Z">
            <w:rPr>
              <w:sz w:val="24"/>
            </w:rPr>
          </w:rPrChange>
        </w:rPr>
        <w:pPrChange w:id="1434" w:author="Niklas" w:date="2011-02-09T13:18:00Z">
          <w:pPr>
            <w:spacing w:line="360" w:lineRule="auto"/>
          </w:pPr>
        </w:pPrChange>
      </w:pPr>
      <w:r w:rsidRPr="00023073">
        <w:rPr>
          <w:rFonts w:ascii="Book Antiqua" w:hAnsi="Book Antiqua"/>
          <w:sz w:val="22"/>
          <w:szCs w:val="22"/>
          <w:rPrChange w:id="1435" w:author="Niklas" w:date="2011-02-09T13:16:00Z">
            <w:rPr>
              <w:sz w:val="24"/>
            </w:rPr>
          </w:rPrChange>
        </w:rPr>
        <w:t xml:space="preserve">Ofrånkomligen känns det som om det syftar på mig. Jag är en liten man i en stor värld och min skugga växer för varje dag som passerar i den gudsförgätna staden Marseilles. Mörkrets krafter förföljer mig och mäter varje steg jag tar i förhoppningen att bringa mig i fördärvet. </w:t>
      </w:r>
    </w:p>
    <w:p w:rsidR="006D632F" w:rsidRPr="00023073" w:rsidRDefault="006D632F">
      <w:pPr>
        <w:spacing w:line="276" w:lineRule="auto"/>
        <w:rPr>
          <w:rFonts w:ascii="Book Antiqua" w:hAnsi="Book Antiqua"/>
          <w:sz w:val="22"/>
          <w:szCs w:val="22"/>
          <w:rPrChange w:id="1436" w:author="Niklas" w:date="2011-02-09T13:16:00Z">
            <w:rPr>
              <w:sz w:val="24"/>
            </w:rPr>
          </w:rPrChange>
        </w:rPr>
        <w:pPrChange w:id="1437" w:author="Niklas" w:date="2011-02-09T13:18:00Z">
          <w:pPr>
            <w:spacing w:line="360" w:lineRule="auto"/>
          </w:pPr>
        </w:pPrChange>
      </w:pPr>
      <w:r w:rsidRPr="00023073">
        <w:rPr>
          <w:rFonts w:ascii="Book Antiqua" w:hAnsi="Book Antiqua"/>
          <w:sz w:val="22"/>
          <w:szCs w:val="22"/>
          <w:rPrChange w:id="1438" w:author="Niklas" w:date="2011-02-09T13:16:00Z">
            <w:rPr>
              <w:sz w:val="24"/>
            </w:rPr>
          </w:rPrChange>
        </w:rPr>
        <w:lastRenderedPageBreak/>
        <w:t xml:space="preserve">  Kyparen kommer långsamt gående med min beställning. Smörgåsarna är skämda och kaffet ljummet. Under ett kort ögonblick tänker jag säga till men kommer på att det är dumt att dra till sig uppmärksamhet, eftersom jag tänker fly från notan. Istället ska </w:t>
      </w:r>
      <w:ins w:id="1439" w:author="IT Tekniker" w:date="2010-08-18T16:02:00Z">
        <w:r w:rsidR="00961F4F" w:rsidRPr="00023073">
          <w:rPr>
            <w:rFonts w:ascii="Book Antiqua" w:hAnsi="Book Antiqua"/>
            <w:sz w:val="22"/>
            <w:szCs w:val="22"/>
            <w:rPrChange w:id="1440" w:author="Niklas" w:date="2011-02-09T13:16:00Z">
              <w:rPr>
                <w:sz w:val="24"/>
              </w:rPr>
            </w:rPrChange>
          </w:rPr>
          <w:t>jag</w:t>
        </w:r>
      </w:ins>
      <w:commentRangeStart w:id="1441"/>
      <w:del w:id="1442" w:author="IT Tekniker" w:date="2010-08-18T16:02:00Z">
        <w:r w:rsidRPr="00023073" w:rsidDel="00961F4F">
          <w:rPr>
            <w:rFonts w:ascii="Book Antiqua" w:hAnsi="Book Antiqua"/>
            <w:sz w:val="22"/>
            <w:szCs w:val="22"/>
            <w:rPrChange w:id="1443" w:author="Niklas" w:date="2011-02-09T13:16:00Z">
              <w:rPr>
                <w:sz w:val="24"/>
              </w:rPr>
            </w:rPrChange>
          </w:rPr>
          <w:delText>mig</w:delText>
        </w:r>
      </w:del>
      <w:r w:rsidRPr="00023073">
        <w:rPr>
          <w:rFonts w:ascii="Book Antiqua" w:hAnsi="Book Antiqua"/>
          <w:sz w:val="22"/>
          <w:szCs w:val="22"/>
          <w:rPrChange w:id="1444" w:author="Niklas" w:date="2011-02-09T13:16:00Z">
            <w:rPr>
              <w:sz w:val="24"/>
            </w:rPr>
          </w:rPrChange>
        </w:rPr>
        <w:t xml:space="preserve"> </w:t>
      </w:r>
      <w:commentRangeEnd w:id="1441"/>
      <w:r w:rsidRPr="00023073">
        <w:rPr>
          <w:rStyle w:val="CommentReference"/>
          <w:rFonts w:ascii="Book Antiqua" w:hAnsi="Book Antiqua"/>
          <w:sz w:val="22"/>
          <w:szCs w:val="22"/>
          <w:rPrChange w:id="1445" w:author="Niklas" w:date="2011-02-09T13:16:00Z">
            <w:rPr>
              <w:rStyle w:val="CommentReference"/>
            </w:rPr>
          </w:rPrChange>
        </w:rPr>
        <w:commentReference w:id="1441"/>
      </w:r>
      <w:r w:rsidRPr="00023073">
        <w:rPr>
          <w:rFonts w:ascii="Book Antiqua" w:hAnsi="Book Antiqua"/>
          <w:sz w:val="22"/>
          <w:szCs w:val="22"/>
          <w:rPrChange w:id="1446" w:author="Niklas" w:date="2011-02-09T13:16:00Z">
            <w:rPr>
              <w:sz w:val="24"/>
            </w:rPr>
          </w:rPrChange>
        </w:rPr>
        <w:t>göra mitt sista besök på detta kafé till en hedersstund.</w:t>
      </w:r>
    </w:p>
    <w:p w:rsidR="00314A4E" w:rsidRPr="00023073" w:rsidRDefault="006D632F">
      <w:pPr>
        <w:spacing w:line="276" w:lineRule="auto"/>
        <w:rPr>
          <w:ins w:id="1447" w:author="IT Tekniker" w:date="2011-02-03T08:55:00Z"/>
          <w:rFonts w:ascii="Book Antiqua" w:hAnsi="Book Antiqua"/>
          <w:sz w:val="22"/>
          <w:szCs w:val="22"/>
          <w:rPrChange w:id="1448" w:author="Niklas" w:date="2011-02-09T13:16:00Z">
            <w:rPr>
              <w:ins w:id="1449" w:author="IT Tekniker" w:date="2011-02-03T08:55:00Z"/>
              <w:sz w:val="24"/>
            </w:rPr>
          </w:rPrChange>
        </w:rPr>
        <w:pPrChange w:id="1450" w:author="Niklas" w:date="2011-02-09T13:18:00Z">
          <w:pPr>
            <w:spacing w:line="360" w:lineRule="auto"/>
          </w:pPr>
        </w:pPrChange>
      </w:pPr>
      <w:r w:rsidRPr="00023073">
        <w:rPr>
          <w:rFonts w:ascii="Book Antiqua" w:hAnsi="Book Antiqua"/>
          <w:sz w:val="22"/>
          <w:szCs w:val="22"/>
          <w:rPrChange w:id="1451" w:author="Niklas" w:date="2011-02-09T13:16:00Z">
            <w:rPr>
              <w:sz w:val="24"/>
            </w:rPr>
          </w:rPrChange>
        </w:rPr>
        <w:t xml:space="preserve">  Några bord bort sitter en ensam kvinna som verkar bekant. Kanske är det Madame de </w:t>
      </w:r>
      <w:proofErr w:type="spellStart"/>
      <w:r w:rsidRPr="00023073">
        <w:rPr>
          <w:rFonts w:ascii="Book Antiqua" w:hAnsi="Book Antiqua"/>
          <w:sz w:val="22"/>
          <w:szCs w:val="22"/>
          <w:rPrChange w:id="1452" w:author="Niklas" w:date="2011-02-09T13:16:00Z">
            <w:rPr>
              <w:sz w:val="24"/>
            </w:rPr>
          </w:rPrChange>
        </w:rPr>
        <w:t>Corville</w:t>
      </w:r>
      <w:proofErr w:type="spellEnd"/>
      <w:r w:rsidRPr="00023073">
        <w:rPr>
          <w:rFonts w:ascii="Book Antiqua" w:hAnsi="Book Antiqua"/>
          <w:sz w:val="22"/>
          <w:szCs w:val="22"/>
          <w:rPrChange w:id="1453" w:author="Niklas" w:date="2011-02-09T13:16:00Z">
            <w:rPr>
              <w:sz w:val="24"/>
            </w:rPr>
          </w:rPrChange>
        </w:rPr>
        <w:t xml:space="preserve"> som valt att inta sitt morgonmål i samma stund som jag? Hennes bleka ansikte </w:t>
      </w:r>
      <w:commentRangeStart w:id="1454"/>
      <w:r w:rsidRPr="00023073">
        <w:rPr>
          <w:rFonts w:ascii="Book Antiqua" w:hAnsi="Book Antiqua"/>
          <w:sz w:val="22"/>
          <w:szCs w:val="22"/>
          <w:rPrChange w:id="1455" w:author="Niklas" w:date="2011-02-09T13:16:00Z">
            <w:rPr>
              <w:sz w:val="24"/>
            </w:rPr>
          </w:rPrChange>
        </w:rPr>
        <w:t>s</w:t>
      </w:r>
      <w:ins w:id="1456" w:author="IT Tekniker" w:date="2010-08-18T16:02:00Z">
        <w:r w:rsidR="00961F4F" w:rsidRPr="00023073">
          <w:rPr>
            <w:rFonts w:ascii="Book Antiqua" w:hAnsi="Book Antiqua"/>
            <w:sz w:val="22"/>
            <w:szCs w:val="22"/>
            <w:rPrChange w:id="1457" w:author="Niklas" w:date="2011-02-09T13:16:00Z">
              <w:rPr>
                <w:sz w:val="24"/>
              </w:rPr>
            </w:rPrChange>
          </w:rPr>
          <w:t>ö</w:t>
        </w:r>
      </w:ins>
      <w:del w:id="1458" w:author="IT Tekniker" w:date="2010-08-18T16:02:00Z">
        <w:r w:rsidRPr="00023073" w:rsidDel="00961F4F">
          <w:rPr>
            <w:rFonts w:ascii="Book Antiqua" w:hAnsi="Book Antiqua"/>
            <w:sz w:val="22"/>
            <w:szCs w:val="22"/>
            <w:rPrChange w:id="1459" w:author="Niklas" w:date="2011-02-09T13:16:00Z">
              <w:rPr>
                <w:sz w:val="24"/>
              </w:rPr>
            </w:rPrChange>
          </w:rPr>
          <w:delText>u</w:delText>
        </w:r>
      </w:del>
      <w:r w:rsidRPr="00023073">
        <w:rPr>
          <w:rFonts w:ascii="Book Antiqua" w:hAnsi="Book Antiqua"/>
          <w:sz w:val="22"/>
          <w:szCs w:val="22"/>
          <w:rPrChange w:id="1460" w:author="Niklas" w:date="2011-02-09T13:16:00Z">
            <w:rPr>
              <w:sz w:val="24"/>
            </w:rPr>
          </w:rPrChange>
        </w:rPr>
        <w:t xml:space="preserve">rplar </w:t>
      </w:r>
      <w:commentRangeEnd w:id="1454"/>
      <w:r w:rsidRPr="00023073">
        <w:rPr>
          <w:rStyle w:val="CommentReference"/>
          <w:rFonts w:ascii="Book Antiqua" w:hAnsi="Book Antiqua"/>
          <w:sz w:val="22"/>
          <w:szCs w:val="22"/>
          <w:rPrChange w:id="1461" w:author="Niklas" w:date="2011-02-09T13:16:00Z">
            <w:rPr>
              <w:rStyle w:val="CommentReference"/>
            </w:rPr>
          </w:rPrChange>
        </w:rPr>
        <w:commentReference w:id="1454"/>
      </w:r>
      <w:r w:rsidRPr="00023073">
        <w:rPr>
          <w:rFonts w:ascii="Book Antiqua" w:hAnsi="Book Antiqua"/>
          <w:sz w:val="22"/>
          <w:szCs w:val="22"/>
          <w:rPrChange w:id="1462" w:author="Niklas" w:date="2011-02-09T13:16:00Z">
            <w:rPr>
              <w:sz w:val="24"/>
            </w:rPr>
          </w:rPrChange>
        </w:rPr>
        <w:t xml:space="preserve">kaffe från en assiett och det svarta håret är uppknutet till ett litet klot i nacken. De små händerna gnistrar av ringar, somliga troligtvis mer äkta än andra. Hennes ögon har en klädsam </w:t>
      </w:r>
      <w:proofErr w:type="spellStart"/>
      <w:r w:rsidRPr="00023073">
        <w:rPr>
          <w:rFonts w:ascii="Book Antiqua" w:hAnsi="Book Antiqua"/>
          <w:sz w:val="22"/>
          <w:szCs w:val="22"/>
          <w:rPrChange w:id="1463" w:author="Niklas" w:date="2011-02-09T13:16:00Z">
            <w:rPr>
              <w:sz w:val="24"/>
            </w:rPr>
          </w:rPrChange>
        </w:rPr>
        <w:t>solglans</w:t>
      </w:r>
      <w:proofErr w:type="spellEnd"/>
      <w:r w:rsidRPr="00023073">
        <w:rPr>
          <w:rFonts w:ascii="Book Antiqua" w:hAnsi="Book Antiqua"/>
          <w:sz w:val="22"/>
          <w:szCs w:val="22"/>
          <w:rPrChange w:id="1464" w:author="Niklas" w:date="2011-02-09T13:16:00Z">
            <w:rPr>
              <w:sz w:val="24"/>
            </w:rPr>
          </w:rPrChange>
        </w:rPr>
        <w:t xml:space="preserve">, det dova ljuset till trots.  Jag har tidigare känt dragning till Madame de </w:t>
      </w:r>
      <w:proofErr w:type="spellStart"/>
      <w:r w:rsidRPr="00023073">
        <w:rPr>
          <w:rFonts w:ascii="Book Antiqua" w:hAnsi="Book Antiqua"/>
          <w:sz w:val="22"/>
          <w:szCs w:val="22"/>
          <w:rPrChange w:id="1465" w:author="Niklas" w:date="2011-02-09T13:16:00Z">
            <w:rPr>
              <w:sz w:val="24"/>
            </w:rPr>
          </w:rPrChange>
        </w:rPr>
        <w:t>Corville</w:t>
      </w:r>
      <w:proofErr w:type="spellEnd"/>
      <w:r w:rsidRPr="00023073">
        <w:rPr>
          <w:rFonts w:ascii="Book Antiqua" w:hAnsi="Book Antiqua"/>
          <w:sz w:val="22"/>
          <w:szCs w:val="22"/>
          <w:rPrChange w:id="1466" w:author="Niklas" w:date="2011-02-09T13:16:00Z">
            <w:rPr>
              <w:sz w:val="24"/>
            </w:rPr>
          </w:rPrChange>
        </w:rPr>
        <w:t xml:space="preserve"> och </w:t>
      </w:r>
      <w:del w:id="1467" w:author="IT Tekniker" w:date="2011-01-21T15:51:00Z">
        <w:r w:rsidRPr="00023073" w:rsidDel="006944C5">
          <w:rPr>
            <w:rFonts w:ascii="Book Antiqua" w:hAnsi="Book Antiqua"/>
            <w:sz w:val="22"/>
            <w:szCs w:val="22"/>
            <w:rPrChange w:id="1468" w:author="Niklas" w:date="2011-02-09T13:16:00Z">
              <w:rPr>
                <w:sz w:val="24"/>
              </w:rPr>
            </w:rPrChange>
          </w:rPr>
          <w:delText xml:space="preserve">fastän hon absolut inte kan ha haft kännedom om det, </w:delText>
        </w:r>
      </w:del>
      <w:r w:rsidRPr="00023073">
        <w:rPr>
          <w:rFonts w:ascii="Book Antiqua" w:hAnsi="Book Antiqua"/>
          <w:sz w:val="22"/>
          <w:szCs w:val="22"/>
          <w:rPrChange w:id="1469" w:author="Niklas" w:date="2011-02-09T13:16:00Z">
            <w:rPr>
              <w:sz w:val="24"/>
            </w:rPr>
          </w:rPrChange>
        </w:rPr>
        <w:t xml:space="preserve">har </w:t>
      </w:r>
      <w:del w:id="1470" w:author="IT Tekniker" w:date="2011-01-21T15:51:00Z">
        <w:r w:rsidRPr="00023073" w:rsidDel="006944C5">
          <w:rPr>
            <w:rFonts w:ascii="Book Antiqua" w:hAnsi="Book Antiqua"/>
            <w:sz w:val="22"/>
            <w:szCs w:val="22"/>
            <w:rPrChange w:id="1471" w:author="Niklas" w:date="2011-02-09T13:16:00Z">
              <w:rPr>
                <w:sz w:val="24"/>
              </w:rPr>
            </w:rPrChange>
          </w:rPr>
          <w:delText xml:space="preserve">jag tidigare </w:delText>
        </w:r>
      </w:del>
      <w:r w:rsidRPr="00023073">
        <w:rPr>
          <w:rFonts w:ascii="Book Antiqua" w:hAnsi="Book Antiqua"/>
          <w:sz w:val="22"/>
          <w:szCs w:val="22"/>
          <w:rPrChange w:id="1472" w:author="Niklas" w:date="2011-02-09T13:16:00Z">
            <w:rPr>
              <w:sz w:val="24"/>
            </w:rPr>
          </w:rPrChange>
        </w:rPr>
        <w:t xml:space="preserve">vid några tillfällen fantiserat om henne. Min oftast förekommande fantasi </w:t>
      </w:r>
      <w:del w:id="1473" w:author="IT Tekniker" w:date="2011-02-03T08:53:00Z">
        <w:r w:rsidRPr="00023073" w:rsidDel="000A0CD6">
          <w:rPr>
            <w:rFonts w:ascii="Book Antiqua" w:hAnsi="Book Antiqua"/>
            <w:sz w:val="22"/>
            <w:szCs w:val="22"/>
            <w:rPrChange w:id="1474" w:author="Niklas" w:date="2011-02-09T13:16:00Z">
              <w:rPr>
                <w:sz w:val="24"/>
              </w:rPr>
            </w:rPrChange>
          </w:rPr>
          <w:delText xml:space="preserve">var </w:delText>
        </w:r>
      </w:del>
      <w:ins w:id="1475" w:author="IT Tekniker" w:date="2011-02-03T08:53:00Z">
        <w:r w:rsidR="000A0CD6" w:rsidRPr="00023073">
          <w:rPr>
            <w:rFonts w:ascii="Book Antiqua" w:hAnsi="Book Antiqua"/>
            <w:sz w:val="22"/>
            <w:szCs w:val="22"/>
            <w:rPrChange w:id="1476" w:author="Niklas" w:date="2011-02-09T13:16:00Z">
              <w:rPr>
                <w:sz w:val="24"/>
              </w:rPr>
            </w:rPrChange>
          </w:rPr>
          <w:t xml:space="preserve">är </w:t>
        </w:r>
      </w:ins>
      <w:r w:rsidRPr="00023073">
        <w:rPr>
          <w:rFonts w:ascii="Book Antiqua" w:hAnsi="Book Antiqua"/>
          <w:sz w:val="22"/>
          <w:szCs w:val="22"/>
          <w:rPrChange w:id="1477" w:author="Niklas" w:date="2011-02-09T13:16:00Z">
            <w:rPr>
              <w:sz w:val="24"/>
            </w:rPr>
          </w:rPrChange>
        </w:rPr>
        <w:t xml:space="preserve">att Madame de </w:t>
      </w:r>
      <w:proofErr w:type="spellStart"/>
      <w:r w:rsidRPr="00023073">
        <w:rPr>
          <w:rFonts w:ascii="Book Antiqua" w:hAnsi="Book Antiqua"/>
          <w:sz w:val="22"/>
          <w:szCs w:val="22"/>
          <w:rPrChange w:id="1478" w:author="Niklas" w:date="2011-02-09T13:16:00Z">
            <w:rPr>
              <w:sz w:val="24"/>
            </w:rPr>
          </w:rPrChange>
        </w:rPr>
        <w:t>Corville</w:t>
      </w:r>
      <w:proofErr w:type="spellEnd"/>
      <w:r w:rsidRPr="00023073">
        <w:rPr>
          <w:rFonts w:ascii="Book Antiqua" w:hAnsi="Book Antiqua"/>
          <w:sz w:val="22"/>
          <w:szCs w:val="22"/>
          <w:rPrChange w:id="1479" w:author="Niklas" w:date="2011-02-09T13:16:00Z">
            <w:rPr>
              <w:sz w:val="24"/>
            </w:rPr>
          </w:rPrChange>
        </w:rPr>
        <w:t>, gripen av en plötslig svaghet för min person, inbjudit mig till sitt gods.</w:t>
      </w:r>
      <w:ins w:id="1480" w:author="IT Tekniker" w:date="2011-01-21T15:51:00Z">
        <w:r w:rsidR="006944C5" w:rsidRPr="00023073">
          <w:rPr>
            <w:rFonts w:ascii="Book Antiqua" w:hAnsi="Book Antiqua"/>
            <w:sz w:val="22"/>
            <w:szCs w:val="22"/>
            <w:rPrChange w:id="1481" w:author="Niklas" w:date="2011-02-09T13:16:00Z">
              <w:rPr>
                <w:sz w:val="24"/>
              </w:rPr>
            </w:rPrChange>
          </w:rPr>
          <w:t xml:space="preserve"> </w:t>
        </w:r>
        <w:r w:rsidR="006944C5" w:rsidRPr="00023073">
          <w:rPr>
            <w:rFonts w:ascii="Book Antiqua" w:hAnsi="Book Antiqua"/>
            <w:color w:val="000000"/>
            <w:sz w:val="22"/>
            <w:szCs w:val="22"/>
            <w:rPrChange w:id="1482" w:author="Niklas" w:date="2011-02-09T13:16:00Z">
              <w:rPr>
                <w:sz w:val="24"/>
              </w:rPr>
            </w:rPrChange>
          </w:rPr>
          <w:t>Efter en storslagen sup</w:t>
        </w:r>
      </w:ins>
      <w:ins w:id="1483" w:author="IT Tekniker" w:date="2011-01-21T15:52:00Z">
        <w:r w:rsidR="006944C5" w:rsidRPr="00023073">
          <w:rPr>
            <w:rFonts w:ascii="Book Antiqua" w:hAnsi="Book Antiqua"/>
            <w:color w:val="000000"/>
            <w:sz w:val="22"/>
            <w:szCs w:val="22"/>
            <w:rPrChange w:id="1484" w:author="Niklas" w:date="2011-02-09T13:16:00Z">
              <w:rPr>
                <w:sz w:val="24"/>
              </w:rPr>
            </w:rPrChange>
          </w:rPr>
          <w:t xml:space="preserve">é med både </w:t>
        </w:r>
      </w:ins>
      <w:ins w:id="1485" w:author="IT Tekniker" w:date="2011-02-03T08:50:00Z">
        <w:r w:rsidR="000A0CD6" w:rsidRPr="00023073">
          <w:rPr>
            <w:rFonts w:ascii="Book Antiqua" w:hAnsi="Book Antiqua"/>
            <w:color w:val="000000"/>
            <w:sz w:val="22"/>
            <w:szCs w:val="22"/>
            <w:rPrChange w:id="1486" w:author="Niklas" w:date="2011-02-09T13:16:00Z">
              <w:rPr>
                <w:sz w:val="24"/>
              </w:rPr>
            </w:rPrChange>
          </w:rPr>
          <w:t>fågel och f</w:t>
        </w:r>
      </w:ins>
      <w:ins w:id="1487" w:author="IT Tekniker" w:date="2011-02-03T08:49:00Z">
        <w:r w:rsidR="000A0CD6" w:rsidRPr="00023073">
          <w:rPr>
            <w:rFonts w:ascii="Book Antiqua" w:hAnsi="Book Antiqua"/>
            <w:color w:val="000000"/>
            <w:sz w:val="22"/>
            <w:szCs w:val="22"/>
            <w:rPrChange w:id="1488" w:author="Niklas" w:date="2011-02-09T13:16:00Z">
              <w:rPr>
                <w:sz w:val="24"/>
              </w:rPr>
            </w:rPrChange>
          </w:rPr>
          <w:t>läsk</w:t>
        </w:r>
      </w:ins>
      <w:ins w:id="1489" w:author="IT Tekniker" w:date="2011-01-21T15:52:00Z">
        <w:r w:rsidR="006944C5" w:rsidRPr="00023073">
          <w:rPr>
            <w:rFonts w:ascii="Book Antiqua" w:hAnsi="Book Antiqua"/>
            <w:color w:val="000000"/>
            <w:sz w:val="22"/>
            <w:szCs w:val="22"/>
            <w:rPrChange w:id="1490" w:author="Niklas" w:date="2011-02-09T13:16:00Z">
              <w:rPr>
                <w:sz w:val="24"/>
              </w:rPr>
            </w:rPrChange>
          </w:rPr>
          <w:t>kött</w:t>
        </w:r>
      </w:ins>
      <w:ins w:id="1491" w:author="IT Tekniker" w:date="2011-02-03T08:49:00Z">
        <w:r w:rsidR="000A0CD6" w:rsidRPr="00023073">
          <w:rPr>
            <w:rFonts w:ascii="Book Antiqua" w:hAnsi="Book Antiqua"/>
            <w:color w:val="000000"/>
            <w:sz w:val="22"/>
            <w:szCs w:val="22"/>
            <w:rPrChange w:id="1492" w:author="Niklas" w:date="2011-02-09T13:16:00Z">
              <w:rPr>
                <w:sz w:val="24"/>
              </w:rPr>
            </w:rPrChange>
          </w:rPr>
          <w:t xml:space="preserve"> </w:t>
        </w:r>
      </w:ins>
      <w:ins w:id="1493" w:author="IT Tekniker" w:date="2011-02-03T08:51:00Z">
        <w:r w:rsidR="000A0CD6" w:rsidRPr="00023073">
          <w:rPr>
            <w:rFonts w:ascii="Book Antiqua" w:hAnsi="Book Antiqua"/>
            <w:color w:val="000000"/>
            <w:sz w:val="22"/>
            <w:szCs w:val="22"/>
            <w:rPrChange w:id="1494" w:author="Niklas" w:date="2011-02-09T13:16:00Z">
              <w:rPr>
                <w:sz w:val="24"/>
              </w:rPr>
            </w:rPrChange>
          </w:rPr>
          <w:t xml:space="preserve">på menyn </w:t>
        </w:r>
      </w:ins>
      <w:ins w:id="1495" w:author="IT Tekniker" w:date="2011-02-03T08:50:00Z">
        <w:r w:rsidR="000A0CD6" w:rsidRPr="00023073">
          <w:rPr>
            <w:rFonts w:ascii="Book Antiqua" w:hAnsi="Book Antiqua"/>
            <w:color w:val="000000"/>
            <w:sz w:val="22"/>
            <w:szCs w:val="22"/>
            <w:rPrChange w:id="1496" w:author="Niklas" w:date="2011-02-09T13:16:00Z">
              <w:rPr>
                <w:sz w:val="24"/>
              </w:rPr>
            </w:rPrChange>
          </w:rPr>
          <w:t>int</w:t>
        </w:r>
      </w:ins>
      <w:ins w:id="1497" w:author="IT Tekniker" w:date="2011-02-03T08:53:00Z">
        <w:r w:rsidR="000A0CD6" w:rsidRPr="00023073">
          <w:rPr>
            <w:rFonts w:ascii="Book Antiqua" w:hAnsi="Book Antiqua"/>
            <w:color w:val="000000"/>
            <w:sz w:val="22"/>
            <w:szCs w:val="22"/>
            <w:rPrChange w:id="1498" w:author="Niklas" w:date="2011-02-09T13:16:00Z">
              <w:rPr>
                <w:color w:val="000000"/>
                <w:sz w:val="24"/>
              </w:rPr>
            </w:rPrChange>
          </w:rPr>
          <w:t>ar</w:t>
        </w:r>
      </w:ins>
      <w:ins w:id="1499" w:author="IT Tekniker" w:date="2011-02-03T08:50:00Z">
        <w:r w:rsidR="000A0CD6" w:rsidRPr="00023073">
          <w:rPr>
            <w:rFonts w:ascii="Book Antiqua" w:hAnsi="Book Antiqua"/>
            <w:color w:val="000000"/>
            <w:sz w:val="22"/>
            <w:szCs w:val="22"/>
            <w:rPrChange w:id="1500" w:author="Niklas" w:date="2011-02-09T13:16:00Z">
              <w:rPr>
                <w:sz w:val="24"/>
              </w:rPr>
            </w:rPrChange>
          </w:rPr>
          <w:t xml:space="preserve"> vi supén ute i det fria</w:t>
        </w:r>
      </w:ins>
      <w:ins w:id="1501" w:author="IT Tekniker" w:date="2011-02-03T08:49:00Z">
        <w:r w:rsidR="000A0CD6" w:rsidRPr="00023073">
          <w:rPr>
            <w:rFonts w:ascii="Book Antiqua" w:hAnsi="Book Antiqua"/>
            <w:color w:val="000000"/>
            <w:sz w:val="22"/>
            <w:szCs w:val="22"/>
            <w:rPrChange w:id="1502" w:author="Niklas" w:date="2011-02-09T13:16:00Z">
              <w:rPr>
                <w:sz w:val="24"/>
              </w:rPr>
            </w:rPrChange>
          </w:rPr>
          <w:t>.</w:t>
        </w:r>
      </w:ins>
      <w:r w:rsidRPr="00023073">
        <w:rPr>
          <w:rFonts w:ascii="Book Antiqua" w:hAnsi="Book Antiqua"/>
          <w:sz w:val="22"/>
          <w:szCs w:val="22"/>
          <w:rPrChange w:id="1503" w:author="Niklas" w:date="2011-02-09T13:16:00Z">
            <w:rPr>
              <w:sz w:val="24"/>
            </w:rPr>
          </w:rPrChange>
        </w:rPr>
        <w:t xml:space="preserve"> Där </w:t>
      </w:r>
      <w:ins w:id="1504" w:author="IT Tekniker" w:date="2011-02-03T08:53:00Z">
        <w:r w:rsidR="000A0CD6" w:rsidRPr="00023073">
          <w:rPr>
            <w:rFonts w:ascii="Book Antiqua" w:hAnsi="Book Antiqua"/>
            <w:sz w:val="22"/>
            <w:szCs w:val="22"/>
            <w:rPrChange w:id="1505" w:author="Niklas" w:date="2011-02-09T13:16:00Z">
              <w:rPr>
                <w:sz w:val="24"/>
              </w:rPr>
            </w:rPrChange>
          </w:rPr>
          <w:t xml:space="preserve">upptäcker </w:t>
        </w:r>
      </w:ins>
      <w:del w:id="1506" w:author="IT Tekniker" w:date="2011-02-03T08:53:00Z">
        <w:r w:rsidRPr="00023073" w:rsidDel="000A0CD6">
          <w:rPr>
            <w:rFonts w:ascii="Book Antiqua" w:hAnsi="Book Antiqua"/>
            <w:sz w:val="22"/>
            <w:szCs w:val="22"/>
            <w:rPrChange w:id="1507" w:author="Niklas" w:date="2011-02-09T13:16:00Z">
              <w:rPr>
                <w:sz w:val="24"/>
              </w:rPr>
            </w:rPrChange>
          </w:rPr>
          <w:delText xml:space="preserve">hade </w:delText>
        </w:r>
      </w:del>
      <w:r w:rsidRPr="00023073">
        <w:rPr>
          <w:rFonts w:ascii="Book Antiqua" w:hAnsi="Book Antiqua"/>
          <w:sz w:val="22"/>
          <w:szCs w:val="22"/>
          <w:rPrChange w:id="1508" w:author="Niklas" w:date="2011-02-09T13:16:00Z">
            <w:rPr>
              <w:sz w:val="24"/>
            </w:rPr>
          </w:rPrChange>
        </w:rPr>
        <w:t xml:space="preserve">vi tillsammans </w:t>
      </w:r>
      <w:del w:id="1509" w:author="IT Tekniker" w:date="2011-02-03T08:53:00Z">
        <w:r w:rsidRPr="00023073" w:rsidDel="000A0CD6">
          <w:rPr>
            <w:rFonts w:ascii="Book Antiqua" w:hAnsi="Book Antiqua"/>
            <w:sz w:val="22"/>
            <w:szCs w:val="22"/>
            <w:rPrChange w:id="1510" w:author="Niklas" w:date="2011-02-09T13:16:00Z">
              <w:rPr>
                <w:sz w:val="24"/>
              </w:rPr>
            </w:rPrChange>
          </w:rPr>
          <w:delText xml:space="preserve">upptäckt </w:delText>
        </w:r>
      </w:del>
      <w:r w:rsidRPr="00023073">
        <w:rPr>
          <w:rFonts w:ascii="Book Antiqua" w:hAnsi="Book Antiqua"/>
          <w:sz w:val="22"/>
          <w:szCs w:val="22"/>
          <w:rPrChange w:id="1511" w:author="Niklas" w:date="2011-02-09T13:16:00Z">
            <w:rPr>
              <w:sz w:val="24"/>
            </w:rPr>
          </w:rPrChange>
        </w:rPr>
        <w:t xml:space="preserve">ett litet flodlandskap när vi </w:t>
      </w:r>
      <w:ins w:id="1512" w:author="IT Tekniker" w:date="2011-02-03T08:52:00Z">
        <w:r w:rsidR="000A0CD6" w:rsidRPr="00023073">
          <w:rPr>
            <w:rFonts w:ascii="Book Antiqua" w:hAnsi="Book Antiqua"/>
            <w:sz w:val="22"/>
            <w:szCs w:val="22"/>
            <w:rPrChange w:id="1513" w:author="Niklas" w:date="2011-02-09T13:16:00Z">
              <w:rPr>
                <w:sz w:val="24"/>
              </w:rPr>
            </w:rPrChange>
          </w:rPr>
          <w:t xml:space="preserve">till häst </w:t>
        </w:r>
      </w:ins>
      <w:r w:rsidRPr="00023073">
        <w:rPr>
          <w:rFonts w:ascii="Book Antiqua" w:hAnsi="Book Antiqua"/>
          <w:sz w:val="22"/>
          <w:szCs w:val="22"/>
          <w:rPrChange w:id="1514" w:author="Niklas" w:date="2011-02-09T13:16:00Z">
            <w:rPr>
              <w:sz w:val="24"/>
            </w:rPr>
          </w:rPrChange>
        </w:rPr>
        <w:t>rid</w:t>
      </w:r>
      <w:ins w:id="1515" w:author="IT Tekniker" w:date="2011-02-03T08:53:00Z">
        <w:r w:rsidR="000A0CD6" w:rsidRPr="00023073">
          <w:rPr>
            <w:rFonts w:ascii="Book Antiqua" w:hAnsi="Book Antiqua"/>
            <w:sz w:val="22"/>
            <w:szCs w:val="22"/>
            <w:rPrChange w:id="1516" w:author="Niklas" w:date="2011-02-09T13:16:00Z">
              <w:rPr>
                <w:sz w:val="24"/>
              </w:rPr>
            </w:rPrChange>
          </w:rPr>
          <w:t>er</w:t>
        </w:r>
      </w:ins>
      <w:del w:id="1517" w:author="IT Tekniker" w:date="2011-02-03T08:53:00Z">
        <w:r w:rsidRPr="00023073" w:rsidDel="000A0CD6">
          <w:rPr>
            <w:rFonts w:ascii="Book Antiqua" w:hAnsi="Book Antiqua"/>
            <w:sz w:val="22"/>
            <w:szCs w:val="22"/>
            <w:rPrChange w:id="1518" w:author="Niklas" w:date="2011-02-09T13:16:00Z">
              <w:rPr>
                <w:sz w:val="24"/>
              </w:rPr>
            </w:rPrChange>
          </w:rPr>
          <w:delText>it</w:delText>
        </w:r>
      </w:del>
      <w:r w:rsidRPr="00023073">
        <w:rPr>
          <w:rFonts w:ascii="Book Antiqua" w:hAnsi="Book Antiqua"/>
          <w:sz w:val="22"/>
          <w:szCs w:val="22"/>
          <w:rPrChange w:id="1519" w:author="Niklas" w:date="2011-02-09T13:16:00Z">
            <w:rPr>
              <w:sz w:val="24"/>
            </w:rPr>
          </w:rPrChange>
        </w:rPr>
        <w:t xml:space="preserve"> runt på hennes </w:t>
      </w:r>
      <w:ins w:id="1520" w:author="IT Tekniker" w:date="2011-02-03T08:52:00Z">
        <w:r w:rsidR="000A0CD6" w:rsidRPr="00023073">
          <w:rPr>
            <w:rFonts w:ascii="Book Antiqua" w:hAnsi="Book Antiqua"/>
            <w:sz w:val="22"/>
            <w:szCs w:val="22"/>
            <w:rPrChange w:id="1521" w:author="Niklas" w:date="2011-02-09T13:16:00Z">
              <w:rPr>
                <w:sz w:val="24"/>
              </w:rPr>
            </w:rPrChange>
          </w:rPr>
          <w:t xml:space="preserve">vidsträckta </w:t>
        </w:r>
      </w:ins>
      <w:r w:rsidRPr="00023073">
        <w:rPr>
          <w:rFonts w:ascii="Book Antiqua" w:hAnsi="Book Antiqua"/>
          <w:sz w:val="22"/>
          <w:szCs w:val="22"/>
          <w:rPrChange w:id="1522" w:author="Niklas" w:date="2011-02-09T13:16:00Z">
            <w:rPr>
              <w:sz w:val="24"/>
            </w:rPr>
          </w:rPrChange>
        </w:rPr>
        <w:t>ägor</w:t>
      </w:r>
      <w:del w:id="1523" w:author="IT Tekniker" w:date="2011-02-03T08:52:00Z">
        <w:r w:rsidRPr="00023073" w:rsidDel="000A0CD6">
          <w:rPr>
            <w:rFonts w:ascii="Book Antiqua" w:hAnsi="Book Antiqua"/>
            <w:sz w:val="22"/>
            <w:szCs w:val="22"/>
            <w:rPrChange w:id="1524" w:author="Niklas" w:date="2011-02-09T13:16:00Z">
              <w:rPr>
                <w:sz w:val="24"/>
              </w:rPr>
            </w:rPrChange>
          </w:rPr>
          <w:delText xml:space="preserve"> till häst</w:delText>
        </w:r>
      </w:del>
      <w:r w:rsidRPr="00023073">
        <w:rPr>
          <w:rFonts w:ascii="Book Antiqua" w:hAnsi="Book Antiqua"/>
          <w:sz w:val="22"/>
          <w:szCs w:val="22"/>
          <w:rPrChange w:id="1525" w:author="Niklas" w:date="2011-02-09T13:16:00Z">
            <w:rPr>
              <w:sz w:val="24"/>
            </w:rPr>
          </w:rPrChange>
        </w:rPr>
        <w:t xml:space="preserve">, och detta </w:t>
      </w:r>
      <w:del w:id="1526" w:author="IT Tekniker" w:date="2011-02-03T08:53:00Z">
        <w:r w:rsidRPr="00023073" w:rsidDel="000A0CD6">
          <w:rPr>
            <w:rFonts w:ascii="Book Antiqua" w:hAnsi="Book Antiqua"/>
            <w:sz w:val="22"/>
            <w:szCs w:val="22"/>
            <w:rPrChange w:id="1527" w:author="Niklas" w:date="2011-02-09T13:16:00Z">
              <w:rPr>
                <w:sz w:val="24"/>
              </w:rPr>
            </w:rPrChange>
          </w:rPr>
          <w:delText xml:space="preserve">hade </w:delText>
        </w:r>
      </w:del>
      <w:r w:rsidRPr="00023073">
        <w:rPr>
          <w:rFonts w:ascii="Book Antiqua" w:hAnsi="Book Antiqua"/>
          <w:sz w:val="22"/>
          <w:szCs w:val="22"/>
          <w:rPrChange w:id="1528" w:author="Niklas" w:date="2011-02-09T13:16:00Z">
            <w:rPr>
              <w:sz w:val="24"/>
            </w:rPr>
          </w:rPrChange>
        </w:rPr>
        <w:t>roa</w:t>
      </w:r>
      <w:ins w:id="1529" w:author="IT Tekniker" w:date="2011-02-03T08:53:00Z">
        <w:r w:rsidR="000A0CD6" w:rsidRPr="00023073">
          <w:rPr>
            <w:rFonts w:ascii="Book Antiqua" w:hAnsi="Book Antiqua"/>
            <w:sz w:val="22"/>
            <w:szCs w:val="22"/>
            <w:rPrChange w:id="1530" w:author="Niklas" w:date="2011-02-09T13:16:00Z">
              <w:rPr>
                <w:sz w:val="24"/>
              </w:rPr>
            </w:rPrChange>
          </w:rPr>
          <w:t>r</w:t>
        </w:r>
      </w:ins>
      <w:del w:id="1531" w:author="IT Tekniker" w:date="2011-02-03T08:53:00Z">
        <w:r w:rsidRPr="00023073" w:rsidDel="000A0CD6">
          <w:rPr>
            <w:rFonts w:ascii="Book Antiqua" w:hAnsi="Book Antiqua"/>
            <w:sz w:val="22"/>
            <w:szCs w:val="22"/>
            <w:rPrChange w:id="1532" w:author="Niklas" w:date="2011-02-09T13:16:00Z">
              <w:rPr>
                <w:sz w:val="24"/>
              </w:rPr>
            </w:rPrChange>
          </w:rPr>
          <w:delText>t</w:delText>
        </w:r>
      </w:del>
      <w:r w:rsidRPr="00023073">
        <w:rPr>
          <w:rFonts w:ascii="Book Antiqua" w:hAnsi="Book Antiqua"/>
          <w:sz w:val="22"/>
          <w:szCs w:val="22"/>
          <w:rPrChange w:id="1533" w:author="Niklas" w:date="2011-02-09T13:16:00Z">
            <w:rPr>
              <w:sz w:val="24"/>
            </w:rPr>
          </w:rPrChange>
        </w:rPr>
        <w:t xml:space="preserve"> oss väldeligen när vi efteråt s</w:t>
      </w:r>
      <w:ins w:id="1534" w:author="IT Tekniker" w:date="2011-02-03T08:54:00Z">
        <w:r w:rsidR="000A0CD6" w:rsidRPr="00023073">
          <w:rPr>
            <w:rFonts w:ascii="Book Antiqua" w:hAnsi="Book Antiqua"/>
            <w:sz w:val="22"/>
            <w:szCs w:val="22"/>
            <w:rPrChange w:id="1535" w:author="Niklas" w:date="2011-02-09T13:16:00Z">
              <w:rPr>
                <w:sz w:val="24"/>
              </w:rPr>
            </w:rPrChange>
          </w:rPr>
          <w:t xml:space="preserve">lår oss ner </w:t>
        </w:r>
      </w:ins>
      <w:del w:id="1536" w:author="IT Tekniker" w:date="2011-02-03T08:54:00Z">
        <w:r w:rsidRPr="00023073" w:rsidDel="000A0CD6">
          <w:rPr>
            <w:rFonts w:ascii="Book Antiqua" w:hAnsi="Book Antiqua"/>
            <w:sz w:val="22"/>
            <w:szCs w:val="22"/>
            <w:rPrChange w:id="1537" w:author="Niklas" w:date="2011-02-09T13:16:00Z">
              <w:rPr>
                <w:sz w:val="24"/>
              </w:rPr>
            </w:rPrChange>
          </w:rPr>
          <w:delText xml:space="preserve">uttit </w:delText>
        </w:r>
      </w:del>
      <w:r w:rsidRPr="00023073">
        <w:rPr>
          <w:rFonts w:ascii="Book Antiqua" w:hAnsi="Book Antiqua"/>
          <w:sz w:val="22"/>
          <w:szCs w:val="22"/>
          <w:rPrChange w:id="1538" w:author="Niklas" w:date="2011-02-09T13:16:00Z">
            <w:rPr>
              <w:sz w:val="24"/>
            </w:rPr>
          </w:rPrChange>
        </w:rPr>
        <w:t xml:space="preserve">tillsammans i gröngräset och </w:t>
      </w:r>
      <w:del w:id="1539" w:author="IT Tekniker" w:date="2011-02-03T08:52:00Z">
        <w:r w:rsidRPr="00023073" w:rsidDel="000A0CD6">
          <w:rPr>
            <w:rFonts w:ascii="Book Antiqua" w:hAnsi="Book Antiqua"/>
            <w:sz w:val="22"/>
            <w:szCs w:val="22"/>
            <w:rPrChange w:id="1540" w:author="Niklas" w:date="2011-02-09T13:16:00Z">
              <w:rPr>
                <w:sz w:val="24"/>
              </w:rPr>
            </w:rPrChange>
          </w:rPr>
          <w:delText xml:space="preserve">ätit </w:delText>
        </w:r>
      </w:del>
      <w:ins w:id="1541" w:author="IT Tekniker" w:date="2011-02-03T08:52:00Z">
        <w:r w:rsidR="000A0CD6" w:rsidRPr="00023073">
          <w:rPr>
            <w:rFonts w:ascii="Book Antiqua" w:hAnsi="Book Antiqua"/>
            <w:sz w:val="22"/>
            <w:szCs w:val="22"/>
            <w:rPrChange w:id="1542" w:author="Niklas" w:date="2011-02-09T13:16:00Z">
              <w:rPr>
                <w:sz w:val="24"/>
              </w:rPr>
            </w:rPrChange>
          </w:rPr>
          <w:t>skratta</w:t>
        </w:r>
      </w:ins>
      <w:ins w:id="1543" w:author="IT Tekniker" w:date="2011-02-03T08:54:00Z">
        <w:r w:rsidR="000A0CD6" w:rsidRPr="00023073">
          <w:rPr>
            <w:rFonts w:ascii="Book Antiqua" w:hAnsi="Book Antiqua"/>
            <w:sz w:val="22"/>
            <w:szCs w:val="22"/>
            <w:rPrChange w:id="1544" w:author="Niklas" w:date="2011-02-09T13:16:00Z">
              <w:rPr>
                <w:sz w:val="24"/>
              </w:rPr>
            </w:rPrChange>
          </w:rPr>
          <w:t>r</w:t>
        </w:r>
      </w:ins>
      <w:ins w:id="1545" w:author="IT Tekniker" w:date="2011-02-03T08:52:00Z">
        <w:r w:rsidR="000A0CD6" w:rsidRPr="00023073">
          <w:rPr>
            <w:rFonts w:ascii="Book Antiqua" w:hAnsi="Book Antiqua"/>
            <w:sz w:val="22"/>
            <w:szCs w:val="22"/>
            <w:rPrChange w:id="1546" w:author="Niklas" w:date="2011-02-09T13:16:00Z">
              <w:rPr>
                <w:sz w:val="24"/>
              </w:rPr>
            </w:rPrChange>
          </w:rPr>
          <w:t xml:space="preserve"> </w:t>
        </w:r>
      </w:ins>
      <w:r w:rsidRPr="00023073">
        <w:rPr>
          <w:rFonts w:ascii="Book Antiqua" w:hAnsi="Book Antiqua"/>
          <w:sz w:val="22"/>
          <w:szCs w:val="22"/>
          <w:rPrChange w:id="1547" w:author="Niklas" w:date="2011-02-09T13:16:00Z">
            <w:rPr>
              <w:sz w:val="24"/>
            </w:rPr>
          </w:rPrChange>
        </w:rPr>
        <w:t>och konversera</w:t>
      </w:r>
      <w:ins w:id="1548" w:author="IT Tekniker" w:date="2011-02-03T08:54:00Z">
        <w:r w:rsidR="000A0CD6" w:rsidRPr="00023073">
          <w:rPr>
            <w:rFonts w:ascii="Book Antiqua" w:hAnsi="Book Antiqua"/>
            <w:sz w:val="22"/>
            <w:szCs w:val="22"/>
            <w:rPrChange w:id="1549" w:author="Niklas" w:date="2011-02-09T13:16:00Z">
              <w:rPr>
                <w:sz w:val="24"/>
              </w:rPr>
            </w:rPrChange>
          </w:rPr>
          <w:t>r</w:t>
        </w:r>
      </w:ins>
      <w:del w:id="1550" w:author="IT Tekniker" w:date="2011-02-03T08:54:00Z">
        <w:r w:rsidRPr="00023073" w:rsidDel="000A0CD6">
          <w:rPr>
            <w:rFonts w:ascii="Book Antiqua" w:hAnsi="Book Antiqua"/>
            <w:sz w:val="22"/>
            <w:szCs w:val="22"/>
            <w:rPrChange w:id="1551" w:author="Niklas" w:date="2011-02-09T13:16:00Z">
              <w:rPr>
                <w:sz w:val="24"/>
              </w:rPr>
            </w:rPrChange>
          </w:rPr>
          <w:delText>t</w:delText>
        </w:r>
      </w:del>
      <w:r w:rsidRPr="00023073">
        <w:rPr>
          <w:rFonts w:ascii="Book Antiqua" w:hAnsi="Book Antiqua"/>
          <w:sz w:val="22"/>
          <w:szCs w:val="22"/>
          <w:rPrChange w:id="1552" w:author="Niklas" w:date="2011-02-09T13:16:00Z">
            <w:rPr>
              <w:sz w:val="24"/>
            </w:rPr>
          </w:rPrChange>
        </w:rPr>
        <w:t>.</w:t>
      </w:r>
      <w:ins w:id="1553" w:author="IT Tekniker" w:date="2011-02-03T08:54:00Z">
        <w:r w:rsidR="00314A4E" w:rsidRPr="00023073">
          <w:rPr>
            <w:rFonts w:ascii="Book Antiqua" w:hAnsi="Book Antiqua"/>
            <w:sz w:val="22"/>
            <w:szCs w:val="22"/>
            <w:rPrChange w:id="1554" w:author="Niklas" w:date="2011-02-09T13:16:00Z">
              <w:rPr>
                <w:sz w:val="24"/>
              </w:rPr>
            </w:rPrChange>
          </w:rPr>
          <w:t xml:space="preserve"> Alltsammans avslutas med att hon ser innerligt på mig med sina</w:t>
        </w:r>
      </w:ins>
      <w:ins w:id="1555" w:author="IT Tekniker" w:date="2011-02-03T08:55:00Z">
        <w:r w:rsidR="00314A4E" w:rsidRPr="00023073">
          <w:rPr>
            <w:rFonts w:ascii="Book Antiqua" w:hAnsi="Book Antiqua"/>
            <w:sz w:val="22"/>
            <w:szCs w:val="22"/>
            <w:rPrChange w:id="1556" w:author="Niklas" w:date="2011-02-09T13:16:00Z">
              <w:rPr>
                <w:sz w:val="24"/>
              </w:rPr>
            </w:rPrChange>
          </w:rPr>
          <w:t xml:space="preserve"> klarblå ögon och med uppriktig stämma säger: Jag älskar dig.</w:t>
        </w:r>
      </w:ins>
    </w:p>
    <w:p w:rsidR="006D632F" w:rsidRPr="00023073" w:rsidRDefault="00314A4E">
      <w:pPr>
        <w:numPr>
          <w:ins w:id="1557" w:author="IT Tekniker" w:date="2011-02-03T08:55:00Z"/>
        </w:numPr>
        <w:spacing w:line="276" w:lineRule="auto"/>
        <w:rPr>
          <w:rFonts w:ascii="Book Antiqua" w:hAnsi="Book Antiqua"/>
          <w:sz w:val="22"/>
          <w:szCs w:val="22"/>
          <w:rPrChange w:id="1558" w:author="Niklas" w:date="2011-02-09T13:16:00Z">
            <w:rPr>
              <w:sz w:val="24"/>
            </w:rPr>
          </w:rPrChange>
        </w:rPr>
        <w:pPrChange w:id="1559" w:author="Niklas" w:date="2011-02-09T13:18:00Z">
          <w:pPr>
            <w:spacing w:line="360" w:lineRule="auto"/>
          </w:pPr>
        </w:pPrChange>
      </w:pPr>
      <w:ins w:id="1560" w:author="IT Tekniker" w:date="2011-02-03T08:55:00Z">
        <w:r w:rsidRPr="00023073">
          <w:rPr>
            <w:rFonts w:ascii="Book Antiqua" w:hAnsi="Book Antiqua"/>
            <w:sz w:val="22"/>
            <w:szCs w:val="22"/>
            <w:rPrChange w:id="1561" w:author="Niklas" w:date="2011-02-09T13:16:00Z">
              <w:rPr>
                <w:sz w:val="24"/>
              </w:rPr>
            </w:rPrChange>
          </w:rPr>
          <w:lastRenderedPageBreak/>
          <w:t xml:space="preserve"> </w:t>
        </w:r>
      </w:ins>
      <w:r w:rsidR="006D632F" w:rsidRPr="00023073">
        <w:rPr>
          <w:rFonts w:ascii="Book Antiqua" w:hAnsi="Book Antiqua"/>
          <w:sz w:val="22"/>
          <w:szCs w:val="22"/>
          <w:rPrChange w:id="1562" w:author="Niklas" w:date="2011-02-09T13:16:00Z">
            <w:rPr>
              <w:sz w:val="24"/>
            </w:rPr>
          </w:rPrChange>
        </w:rPr>
        <w:t xml:space="preserve"> Detta var dock bara drömmerier från min sida, som i svaga stunder underlättade livets </w:t>
      </w:r>
      <w:del w:id="1563" w:author="IT Tekniker" w:date="2011-02-03T08:55:00Z">
        <w:r w:rsidR="006D632F" w:rsidRPr="00023073" w:rsidDel="00314A4E">
          <w:rPr>
            <w:rFonts w:ascii="Book Antiqua" w:hAnsi="Book Antiqua"/>
            <w:sz w:val="22"/>
            <w:szCs w:val="22"/>
            <w:rPrChange w:id="1564" w:author="Niklas" w:date="2011-02-09T13:16:00Z">
              <w:rPr>
                <w:sz w:val="24"/>
              </w:rPr>
            </w:rPrChange>
          </w:rPr>
          <w:delText>plågor</w:delText>
        </w:r>
      </w:del>
      <w:proofErr w:type="spellStart"/>
      <w:ins w:id="1565" w:author="IT Tekniker" w:date="2011-02-03T08:55:00Z">
        <w:r w:rsidRPr="00023073">
          <w:rPr>
            <w:rFonts w:ascii="Book Antiqua" w:hAnsi="Book Antiqua"/>
            <w:sz w:val="22"/>
            <w:szCs w:val="22"/>
            <w:rPrChange w:id="1566" w:author="Niklas" w:date="2011-02-09T13:16:00Z">
              <w:rPr>
                <w:sz w:val="24"/>
              </w:rPr>
            </w:rPrChange>
          </w:rPr>
          <w:t>vemödor</w:t>
        </w:r>
      </w:ins>
      <w:proofErr w:type="spellEnd"/>
      <w:r w:rsidR="006D632F" w:rsidRPr="00023073">
        <w:rPr>
          <w:rFonts w:ascii="Book Antiqua" w:hAnsi="Book Antiqua"/>
          <w:sz w:val="22"/>
          <w:szCs w:val="22"/>
          <w:rPrChange w:id="1567" w:author="Niklas" w:date="2011-02-09T13:16:00Z">
            <w:rPr>
              <w:sz w:val="24"/>
            </w:rPr>
          </w:rPrChange>
        </w:rPr>
        <w:t>. Madame skulle givetvis aldrig slösa sin dyrbara tid på en eländig dåre som jag själv.</w:t>
      </w:r>
    </w:p>
    <w:p w:rsidR="006D632F" w:rsidRPr="00023073" w:rsidRDefault="006D632F">
      <w:pPr>
        <w:spacing w:line="276" w:lineRule="auto"/>
        <w:rPr>
          <w:rFonts w:ascii="Book Antiqua" w:hAnsi="Book Antiqua"/>
          <w:sz w:val="22"/>
          <w:szCs w:val="22"/>
          <w:rPrChange w:id="1568" w:author="Niklas" w:date="2011-02-09T13:16:00Z">
            <w:rPr>
              <w:sz w:val="24"/>
            </w:rPr>
          </w:rPrChange>
        </w:rPr>
        <w:pPrChange w:id="1569" w:author="Niklas" w:date="2011-02-09T13:18:00Z">
          <w:pPr>
            <w:spacing w:line="360" w:lineRule="auto"/>
          </w:pPr>
        </w:pPrChange>
      </w:pPr>
      <w:r w:rsidRPr="00023073">
        <w:rPr>
          <w:rFonts w:ascii="Book Antiqua" w:hAnsi="Book Antiqua"/>
          <w:sz w:val="22"/>
          <w:szCs w:val="22"/>
          <w:rPrChange w:id="1570" w:author="Niklas" w:date="2011-02-09T13:16:00Z">
            <w:rPr>
              <w:sz w:val="24"/>
            </w:rPr>
          </w:rPrChange>
        </w:rPr>
        <w:t xml:space="preserve">  Eldens omfamning av veden dröjer.</w:t>
      </w:r>
      <w:ins w:id="1571" w:author="IT Tekniker" w:date="2011-02-03T08:56:00Z">
        <w:r w:rsidR="00314A4E" w:rsidRPr="00023073">
          <w:rPr>
            <w:rFonts w:ascii="Book Antiqua" w:hAnsi="Book Antiqua"/>
            <w:sz w:val="22"/>
            <w:szCs w:val="22"/>
            <w:rPrChange w:id="1572" w:author="Niklas" w:date="2011-02-09T13:16:00Z">
              <w:rPr>
                <w:sz w:val="24"/>
              </w:rPr>
            </w:rPrChange>
          </w:rPr>
          <w:t xml:space="preserve"> </w:t>
        </w:r>
      </w:ins>
      <w:del w:id="1573" w:author="IT Tekniker" w:date="2011-02-03T08:56:00Z">
        <w:r w:rsidRPr="00023073" w:rsidDel="00314A4E">
          <w:rPr>
            <w:rFonts w:ascii="Book Antiqua" w:hAnsi="Book Antiqua"/>
            <w:sz w:val="22"/>
            <w:szCs w:val="22"/>
            <w:rPrChange w:id="1574" w:author="Niklas" w:date="2011-02-09T13:16:00Z">
              <w:rPr>
                <w:sz w:val="24"/>
              </w:rPr>
            </w:rPrChange>
          </w:rPr>
          <w:delText xml:space="preserve"> </w:delText>
        </w:r>
      </w:del>
      <w:r w:rsidRPr="00023073">
        <w:rPr>
          <w:rFonts w:ascii="Book Antiqua" w:hAnsi="Book Antiqua"/>
          <w:sz w:val="22"/>
          <w:szCs w:val="22"/>
          <w:rPrChange w:id="1575" w:author="Niklas" w:date="2011-02-09T13:16:00Z">
            <w:rPr>
              <w:sz w:val="24"/>
            </w:rPr>
          </w:rPrChange>
        </w:rPr>
        <w:t xml:space="preserve">På spiselhällen står ett till hälften urdrucket glas, och för ett ögonblick överväger jag att ta det, men </w:t>
      </w:r>
      <w:ins w:id="1576" w:author="IT Tekniker" w:date="2011-02-03T08:57:00Z">
        <w:r w:rsidR="00314A4E" w:rsidRPr="00023073">
          <w:rPr>
            <w:rFonts w:ascii="Book Antiqua" w:hAnsi="Book Antiqua"/>
            <w:sz w:val="22"/>
            <w:szCs w:val="22"/>
            <w:rPrChange w:id="1577" w:author="Niklas" w:date="2011-02-09T13:16:00Z">
              <w:rPr>
                <w:sz w:val="24"/>
              </w:rPr>
            </w:rPrChange>
          </w:rPr>
          <w:t xml:space="preserve">lyckas övervinna </w:t>
        </w:r>
      </w:ins>
      <w:del w:id="1578" w:author="IT Tekniker" w:date="2011-02-03T08:57:00Z">
        <w:r w:rsidRPr="00023073" w:rsidDel="00314A4E">
          <w:rPr>
            <w:rFonts w:ascii="Book Antiqua" w:hAnsi="Book Antiqua"/>
            <w:sz w:val="22"/>
            <w:szCs w:val="22"/>
            <w:rPrChange w:id="1579" w:author="Niklas" w:date="2011-02-09T13:16:00Z">
              <w:rPr>
                <w:sz w:val="24"/>
              </w:rPr>
            </w:rPrChange>
          </w:rPr>
          <w:delText>i sista stund lyckas jag kontrollera mit</w:delText>
        </w:r>
      </w:del>
      <w:ins w:id="1580" w:author="IT Tekniker" w:date="2011-02-03T08:57:00Z">
        <w:r w:rsidR="00314A4E" w:rsidRPr="00023073">
          <w:rPr>
            <w:rFonts w:ascii="Book Antiqua" w:hAnsi="Book Antiqua"/>
            <w:sz w:val="22"/>
            <w:szCs w:val="22"/>
            <w:rPrChange w:id="1581" w:author="Niklas" w:date="2011-02-09T13:16:00Z">
              <w:rPr>
                <w:sz w:val="24"/>
              </w:rPr>
            </w:rPrChange>
          </w:rPr>
          <w:t>mitt</w:t>
        </w:r>
      </w:ins>
      <w:del w:id="1582" w:author="IT Tekniker" w:date="2011-02-03T08:57:00Z">
        <w:r w:rsidRPr="00023073" w:rsidDel="00314A4E">
          <w:rPr>
            <w:rFonts w:ascii="Book Antiqua" w:hAnsi="Book Antiqua"/>
            <w:sz w:val="22"/>
            <w:szCs w:val="22"/>
            <w:rPrChange w:id="1583" w:author="Niklas" w:date="2011-02-09T13:16:00Z">
              <w:rPr>
                <w:sz w:val="24"/>
              </w:rPr>
            </w:rPrChange>
          </w:rPr>
          <w:delText>t</w:delText>
        </w:r>
      </w:del>
      <w:r w:rsidRPr="00023073">
        <w:rPr>
          <w:rFonts w:ascii="Book Antiqua" w:hAnsi="Book Antiqua"/>
          <w:sz w:val="22"/>
          <w:szCs w:val="22"/>
          <w:rPrChange w:id="1584" w:author="Niklas" w:date="2011-02-09T13:16:00Z">
            <w:rPr>
              <w:sz w:val="24"/>
            </w:rPr>
          </w:rPrChange>
        </w:rPr>
        <w:t xml:space="preserve"> begär. Till kaffet har jag fått en chokladpralin. När smörgåsarna är uppätna börjar jag fingra på den. Ska jag äta den eller inte? Choklad har en speciell inverkan på mig.</w:t>
      </w:r>
      <w:ins w:id="1585" w:author="IT Tekniker" w:date="2011-02-03T08:57:00Z">
        <w:r w:rsidR="00314A4E" w:rsidRPr="00023073">
          <w:rPr>
            <w:rFonts w:ascii="Book Antiqua" w:hAnsi="Book Antiqua"/>
            <w:sz w:val="22"/>
            <w:szCs w:val="22"/>
            <w:rPrChange w:id="1586" w:author="Niklas" w:date="2011-02-09T13:16:00Z">
              <w:rPr>
                <w:sz w:val="24"/>
              </w:rPr>
            </w:rPrChange>
          </w:rPr>
          <w:t xml:space="preserve"> </w:t>
        </w:r>
      </w:ins>
      <w:ins w:id="1587" w:author="IT Tekniker" w:date="2011-02-03T08:58:00Z">
        <w:r w:rsidR="00314A4E" w:rsidRPr="00023073">
          <w:rPr>
            <w:rFonts w:ascii="Book Antiqua" w:hAnsi="Book Antiqua"/>
            <w:sz w:val="22"/>
            <w:szCs w:val="22"/>
            <w:rPrChange w:id="1588" w:author="Niklas" w:date="2011-02-09T13:16:00Z">
              <w:rPr>
                <w:sz w:val="24"/>
              </w:rPr>
            </w:rPrChange>
          </w:rPr>
          <w:t>Det ger en</w:t>
        </w:r>
      </w:ins>
      <w:ins w:id="1589" w:author="IT Tekniker" w:date="2011-02-03T08:57:00Z">
        <w:r w:rsidR="00314A4E" w:rsidRPr="00023073">
          <w:rPr>
            <w:rFonts w:ascii="Book Antiqua" w:hAnsi="Book Antiqua"/>
            <w:sz w:val="22"/>
            <w:szCs w:val="22"/>
            <w:rPrChange w:id="1590" w:author="Niklas" w:date="2011-02-09T13:16:00Z">
              <w:rPr>
                <w:sz w:val="24"/>
              </w:rPr>
            </w:rPrChange>
          </w:rPr>
          <w:t xml:space="preserve"> lätt euforisk känsla gör mig talför och lättsam.</w:t>
        </w:r>
      </w:ins>
      <w:r w:rsidRPr="00023073">
        <w:rPr>
          <w:rFonts w:ascii="Book Antiqua" w:hAnsi="Book Antiqua"/>
          <w:sz w:val="22"/>
          <w:szCs w:val="22"/>
          <w:rPrChange w:id="1591" w:author="Niklas" w:date="2011-02-09T13:16:00Z">
            <w:rPr>
              <w:sz w:val="24"/>
            </w:rPr>
          </w:rPrChange>
        </w:rPr>
        <w:t xml:space="preserve"> Efter en kort tvekan stoppar jag pralinen i munnen och pressar upp den mot gommen med tungspetsen. Sakta smälter chokladen.</w:t>
      </w:r>
      <w:del w:id="1592" w:author="IT Tekniker" w:date="2011-02-03T08:58:00Z">
        <w:r w:rsidRPr="00023073" w:rsidDel="00314A4E">
          <w:rPr>
            <w:rFonts w:ascii="Book Antiqua" w:hAnsi="Book Antiqua"/>
            <w:sz w:val="22"/>
            <w:szCs w:val="22"/>
            <w:rPrChange w:id="1593" w:author="Niklas" w:date="2011-02-09T13:16:00Z">
              <w:rPr>
                <w:sz w:val="24"/>
              </w:rPr>
            </w:rPrChange>
          </w:rPr>
          <w:delText xml:space="preserve"> </w:delText>
        </w:r>
      </w:del>
    </w:p>
    <w:p w:rsidR="006D632F" w:rsidRPr="00023073" w:rsidRDefault="006D632F">
      <w:pPr>
        <w:spacing w:line="276" w:lineRule="auto"/>
        <w:rPr>
          <w:rFonts w:ascii="Book Antiqua" w:hAnsi="Book Antiqua"/>
          <w:sz w:val="22"/>
          <w:szCs w:val="22"/>
          <w:rPrChange w:id="1594" w:author="Niklas" w:date="2011-02-09T13:16:00Z">
            <w:rPr>
              <w:sz w:val="24"/>
            </w:rPr>
          </w:rPrChange>
        </w:rPr>
        <w:pPrChange w:id="1595" w:author="Niklas" w:date="2011-02-09T13:18:00Z">
          <w:pPr>
            <w:spacing w:line="360" w:lineRule="auto"/>
          </w:pPr>
        </w:pPrChange>
      </w:pPr>
      <w:r w:rsidRPr="00023073">
        <w:rPr>
          <w:rFonts w:ascii="Book Antiqua" w:hAnsi="Book Antiqua"/>
          <w:sz w:val="22"/>
          <w:szCs w:val="22"/>
          <w:rPrChange w:id="1596" w:author="Niklas" w:date="2011-02-09T13:16:00Z">
            <w:rPr>
              <w:sz w:val="24"/>
            </w:rPr>
          </w:rPrChange>
        </w:rPr>
        <w:t xml:space="preserve">  Återigen tänker jag på brevet som kommit samma morgon. Det hela är mycket besynnerligt. Kan det verkligen ha kommit från Albert? Möjligen har det ursprungliga kuvertet gått sönder och brevbäraren försett brevet med ett nytt? Man kan ju tänka sig att kuvert går sönder ibland.</w:t>
      </w:r>
    </w:p>
    <w:p w:rsidR="006D632F" w:rsidRPr="00023073" w:rsidRDefault="006D632F">
      <w:pPr>
        <w:spacing w:line="276" w:lineRule="auto"/>
        <w:rPr>
          <w:rFonts w:ascii="Book Antiqua" w:hAnsi="Book Antiqua"/>
          <w:sz w:val="22"/>
          <w:szCs w:val="22"/>
          <w:rPrChange w:id="1597" w:author="Niklas" w:date="2011-02-09T13:16:00Z">
            <w:rPr>
              <w:sz w:val="24"/>
            </w:rPr>
          </w:rPrChange>
        </w:rPr>
        <w:pPrChange w:id="1598" w:author="Niklas" w:date="2011-02-09T13:18:00Z">
          <w:pPr>
            <w:spacing w:line="360" w:lineRule="auto"/>
          </w:pPr>
        </w:pPrChange>
      </w:pPr>
      <w:r w:rsidRPr="00023073">
        <w:rPr>
          <w:rFonts w:ascii="Book Antiqua" w:hAnsi="Book Antiqua"/>
          <w:sz w:val="22"/>
          <w:szCs w:val="22"/>
          <w:rPrChange w:id="1599" w:author="Niklas" w:date="2011-02-09T13:16:00Z">
            <w:rPr>
              <w:sz w:val="24"/>
            </w:rPr>
          </w:rPrChange>
        </w:rPr>
        <w:t xml:space="preserve">  En lakej med fult ansikte och röd kappa stör mig i mina grubblerier när han hårt stöter i mitt bord. Han vänder sig om och glor på mig men ber inte om ursäkt. Min kaffekopp har vält och ursinnet kokar upp inom mig, men jag lyckas sitta kvar och stirrar stint efter honom. Den sista slurken av </w:t>
      </w:r>
      <w:del w:id="1600" w:author="IT Tekniker" w:date="2011-02-03T08:58:00Z">
        <w:r w:rsidRPr="00023073" w:rsidDel="00314A4E">
          <w:rPr>
            <w:rFonts w:ascii="Book Antiqua" w:hAnsi="Book Antiqua"/>
            <w:sz w:val="22"/>
            <w:szCs w:val="22"/>
            <w:rPrChange w:id="1601" w:author="Niklas" w:date="2011-02-09T13:16:00Z">
              <w:rPr>
                <w:sz w:val="24"/>
              </w:rPr>
            </w:rPrChange>
          </w:rPr>
          <w:delText xml:space="preserve">mitt </w:delText>
        </w:r>
      </w:del>
      <w:r w:rsidRPr="00023073">
        <w:rPr>
          <w:rFonts w:ascii="Book Antiqua" w:hAnsi="Book Antiqua"/>
          <w:sz w:val="22"/>
          <w:szCs w:val="22"/>
          <w:rPrChange w:id="1602" w:author="Niklas" w:date="2011-02-09T13:16:00Z">
            <w:rPr>
              <w:sz w:val="24"/>
            </w:rPr>
          </w:rPrChange>
        </w:rPr>
        <w:t>kaffe</w:t>
      </w:r>
      <w:ins w:id="1603" w:author="IT Tekniker" w:date="2011-02-03T08:58:00Z">
        <w:r w:rsidR="00314A4E" w:rsidRPr="00023073">
          <w:rPr>
            <w:rFonts w:ascii="Book Antiqua" w:hAnsi="Book Antiqua"/>
            <w:sz w:val="22"/>
            <w:szCs w:val="22"/>
            <w:rPrChange w:id="1604" w:author="Niklas" w:date="2011-02-09T13:16:00Z">
              <w:rPr>
                <w:sz w:val="24"/>
              </w:rPr>
            </w:rPrChange>
          </w:rPr>
          <w:t>t</w:t>
        </w:r>
      </w:ins>
      <w:r w:rsidRPr="00023073">
        <w:rPr>
          <w:rFonts w:ascii="Book Antiqua" w:hAnsi="Book Antiqua"/>
          <w:sz w:val="22"/>
          <w:szCs w:val="22"/>
          <w:rPrChange w:id="1605" w:author="Niklas" w:date="2011-02-09T13:16:00Z">
            <w:rPr>
              <w:sz w:val="24"/>
            </w:rPr>
          </w:rPrChange>
        </w:rPr>
        <w:t xml:space="preserve"> letar sig sakta ner i mitt knä och väter högra byxbenet medan min nyvunna fiende försvinner ut genom dörren. </w:t>
      </w:r>
      <w:ins w:id="1606" w:author="IT Tekniker" w:date="2011-02-03T08:59:00Z">
        <w:r w:rsidR="00314A4E" w:rsidRPr="00023073">
          <w:rPr>
            <w:rFonts w:ascii="Book Antiqua" w:hAnsi="Book Antiqua"/>
            <w:sz w:val="22"/>
            <w:szCs w:val="22"/>
            <w:rPrChange w:id="1607" w:author="Niklas" w:date="2011-02-09T13:16:00Z">
              <w:rPr>
                <w:sz w:val="24"/>
              </w:rPr>
            </w:rPrChange>
          </w:rPr>
          <w:t>Vilken usling</w:t>
        </w:r>
      </w:ins>
      <w:del w:id="1608" w:author="IT Tekniker" w:date="2011-02-03T08:59:00Z">
        <w:r w:rsidRPr="00023073" w:rsidDel="00314A4E">
          <w:rPr>
            <w:rFonts w:ascii="Book Antiqua" w:hAnsi="Book Antiqua"/>
            <w:sz w:val="22"/>
            <w:szCs w:val="22"/>
            <w:rPrChange w:id="1609" w:author="Niklas" w:date="2011-02-09T13:16:00Z">
              <w:rPr>
                <w:sz w:val="24"/>
              </w:rPr>
            </w:rPrChange>
          </w:rPr>
          <w:delText>Det var droppen</w:delText>
        </w:r>
      </w:del>
      <w:r w:rsidRPr="00023073">
        <w:rPr>
          <w:rFonts w:ascii="Book Antiqua" w:hAnsi="Book Antiqua"/>
          <w:sz w:val="22"/>
          <w:szCs w:val="22"/>
          <w:rPrChange w:id="1610" w:author="Niklas" w:date="2011-02-09T13:16:00Z">
            <w:rPr>
              <w:sz w:val="24"/>
            </w:rPr>
          </w:rPrChange>
        </w:rPr>
        <w:t xml:space="preserve">! Eftersom jag </w:t>
      </w:r>
      <w:r w:rsidRPr="00023073">
        <w:rPr>
          <w:rFonts w:ascii="Book Antiqua" w:hAnsi="Book Antiqua"/>
          <w:sz w:val="22"/>
          <w:szCs w:val="22"/>
          <w:rPrChange w:id="1611" w:author="Niklas" w:date="2011-02-09T13:16:00Z">
            <w:rPr>
              <w:sz w:val="24"/>
            </w:rPr>
          </w:rPrChange>
        </w:rPr>
        <w:lastRenderedPageBreak/>
        <w:t xml:space="preserve">ändå inte har råd att betala är det lika bra att göra en hastig sorti. När jag springer mot ytterdörren känner jag Madame de </w:t>
      </w:r>
      <w:proofErr w:type="spellStart"/>
      <w:r w:rsidRPr="00023073">
        <w:rPr>
          <w:rFonts w:ascii="Book Antiqua" w:hAnsi="Book Antiqua"/>
          <w:sz w:val="22"/>
          <w:szCs w:val="22"/>
          <w:rPrChange w:id="1612" w:author="Niklas" w:date="2011-02-09T13:16:00Z">
            <w:rPr>
              <w:sz w:val="24"/>
            </w:rPr>
          </w:rPrChange>
        </w:rPr>
        <w:t>Corvilles</w:t>
      </w:r>
      <w:proofErr w:type="spellEnd"/>
      <w:r w:rsidRPr="00023073">
        <w:rPr>
          <w:rFonts w:ascii="Book Antiqua" w:hAnsi="Book Antiqua"/>
          <w:sz w:val="22"/>
          <w:szCs w:val="22"/>
          <w:rPrChange w:id="1613" w:author="Niklas" w:date="2011-02-09T13:16:00Z">
            <w:rPr>
              <w:sz w:val="24"/>
            </w:rPr>
          </w:rPrChange>
        </w:rPr>
        <w:t xml:space="preserve"> blickar i nacken.</w:t>
      </w:r>
    </w:p>
    <w:p w:rsidR="006D632F" w:rsidRPr="00023073" w:rsidRDefault="00002DCF">
      <w:pPr>
        <w:spacing w:line="276" w:lineRule="auto"/>
        <w:rPr>
          <w:rFonts w:ascii="Book Antiqua" w:hAnsi="Book Antiqua"/>
          <w:sz w:val="22"/>
          <w:szCs w:val="22"/>
          <w:rPrChange w:id="1614" w:author="Niklas" w:date="2011-02-09T13:16:00Z">
            <w:rPr>
              <w:sz w:val="24"/>
            </w:rPr>
          </w:rPrChange>
        </w:rPr>
        <w:pPrChange w:id="1615" w:author="Niklas" w:date="2011-02-09T13:18:00Z">
          <w:pPr>
            <w:spacing w:line="360" w:lineRule="auto"/>
          </w:pPr>
        </w:pPrChange>
      </w:pPr>
      <w:ins w:id="1616" w:author="IT Tekniker" w:date="2011-02-03T08:59:00Z">
        <w:r w:rsidRPr="00023073">
          <w:rPr>
            <w:rFonts w:ascii="Book Antiqua" w:hAnsi="Book Antiqua"/>
            <w:sz w:val="22"/>
            <w:szCs w:val="22"/>
            <w:rPrChange w:id="1617" w:author="Niklas" w:date="2011-02-09T13:16:00Z">
              <w:rPr>
                <w:sz w:val="24"/>
              </w:rPr>
            </w:rPrChange>
          </w:rPr>
          <w:t xml:space="preserve">  Ute på gatan tycker</w:t>
        </w:r>
      </w:ins>
      <w:del w:id="1618" w:author="IT Tekniker" w:date="2011-02-03T08:59:00Z">
        <w:r w:rsidR="006D632F" w:rsidRPr="00023073" w:rsidDel="00002DCF">
          <w:rPr>
            <w:rFonts w:ascii="Book Antiqua" w:hAnsi="Book Antiqua"/>
            <w:sz w:val="22"/>
            <w:szCs w:val="22"/>
            <w:rPrChange w:id="1619" w:author="Niklas" w:date="2011-02-09T13:16:00Z">
              <w:rPr>
                <w:sz w:val="24"/>
              </w:rPr>
            </w:rPrChange>
          </w:rPr>
          <w:delText xml:space="preserve">  Jag tycker</w:delText>
        </w:r>
      </w:del>
      <w:ins w:id="1620" w:author="IT Tekniker" w:date="2011-02-03T08:59:00Z">
        <w:r w:rsidRPr="00023073">
          <w:rPr>
            <w:rFonts w:ascii="Book Antiqua" w:hAnsi="Book Antiqua"/>
            <w:sz w:val="22"/>
            <w:szCs w:val="22"/>
            <w:rPrChange w:id="1621" w:author="Niklas" w:date="2011-02-09T13:16:00Z">
              <w:rPr>
                <w:sz w:val="24"/>
              </w:rPr>
            </w:rPrChange>
          </w:rPr>
          <w:t xml:space="preserve"> jag</w:t>
        </w:r>
      </w:ins>
      <w:r w:rsidR="006D632F" w:rsidRPr="00023073">
        <w:rPr>
          <w:rFonts w:ascii="Book Antiqua" w:hAnsi="Book Antiqua"/>
          <w:sz w:val="22"/>
          <w:szCs w:val="22"/>
          <w:rPrChange w:id="1622" w:author="Niklas" w:date="2011-02-09T13:16:00Z">
            <w:rPr>
              <w:sz w:val="24"/>
            </w:rPr>
          </w:rPrChange>
        </w:rPr>
        <w:t xml:space="preserve"> mig skymta lakejen bakom en hoper människor som står och dräller i ett gathörn. Förutom den röda kappan bär han svarta byxor och en hatt som han nonchalant skjutit bak i nacken. Det är svårt att ta sig fram mellan människorna som inte verkar märka att jag försöker ta mig förbi. Jag pressar mig in mellan två karlar som gestikulerar vilt i ett försök att imponera på några prydliga damer i sällskapet. Någon tappar sin monokel och den krossas under min sko när jag kämpar mig fram. Under en sekund är jag nära att kvävas av folkmassan men kämpar tappert för att till slut komma ut i gränden där druidorden ligger.</w:t>
      </w:r>
    </w:p>
    <w:p w:rsidR="006D632F" w:rsidRPr="00023073" w:rsidRDefault="006D632F">
      <w:pPr>
        <w:spacing w:line="276" w:lineRule="auto"/>
        <w:rPr>
          <w:rFonts w:ascii="Book Antiqua" w:hAnsi="Book Antiqua"/>
          <w:sz w:val="22"/>
          <w:szCs w:val="22"/>
          <w:rPrChange w:id="1623" w:author="Niklas" w:date="2011-02-09T13:16:00Z">
            <w:rPr>
              <w:sz w:val="24"/>
            </w:rPr>
          </w:rPrChange>
        </w:rPr>
        <w:pPrChange w:id="1624" w:author="Niklas" w:date="2011-02-09T13:18:00Z">
          <w:pPr>
            <w:spacing w:line="360" w:lineRule="auto"/>
          </w:pPr>
        </w:pPrChange>
      </w:pPr>
      <w:r w:rsidRPr="00023073">
        <w:rPr>
          <w:rFonts w:ascii="Book Antiqua" w:hAnsi="Book Antiqua"/>
          <w:sz w:val="22"/>
          <w:szCs w:val="22"/>
          <w:rPrChange w:id="1625" w:author="Niklas" w:date="2011-02-09T13:16:00Z">
            <w:rPr>
              <w:sz w:val="24"/>
            </w:rPr>
          </w:rPrChange>
        </w:rPr>
        <w:t xml:space="preserve">  Lakejen är som uppslukad av jorden. Det hela är väldigt förbryllande och jag kastar min basker till backen och svär. En äldre herre med plisserat skjortbröst kommer fram och undrar hur det är fatt. Vänligheten i hans gest lyckas inte tränga igenom det småborgerliga höljet och jag väser åt honom att dra dit pepparn växer. Förvånad vänder han på klacken och går tillbaka till det kacklande sällskapet, där han snabbt slukas upp i en livlig diskussion. Själv tar jag min basker och går därifrån.</w:t>
      </w:r>
    </w:p>
    <w:p w:rsidR="006D632F" w:rsidRPr="00023073" w:rsidRDefault="006D632F">
      <w:pPr>
        <w:spacing w:line="276" w:lineRule="auto"/>
        <w:rPr>
          <w:rFonts w:ascii="Book Antiqua" w:hAnsi="Book Antiqua"/>
          <w:sz w:val="22"/>
          <w:szCs w:val="22"/>
          <w:rPrChange w:id="1626" w:author="Niklas" w:date="2011-02-09T13:16:00Z">
            <w:rPr>
              <w:sz w:val="24"/>
            </w:rPr>
          </w:rPrChange>
        </w:rPr>
        <w:pPrChange w:id="1627" w:author="Niklas" w:date="2011-02-09T13:18:00Z">
          <w:pPr>
            <w:spacing w:line="360" w:lineRule="auto"/>
          </w:pPr>
        </w:pPrChange>
      </w:pPr>
      <w:r w:rsidRPr="00023073">
        <w:rPr>
          <w:rFonts w:ascii="Book Antiqua" w:hAnsi="Book Antiqua"/>
          <w:sz w:val="22"/>
          <w:szCs w:val="22"/>
          <w:rPrChange w:id="1628" w:author="Niklas" w:date="2011-02-09T13:16:00Z">
            <w:rPr>
              <w:sz w:val="24"/>
            </w:rPr>
          </w:rPrChange>
        </w:rPr>
        <w:t xml:space="preserve">  Eftersom jag bara är på några minuters gångväg från hamnen beslutar jag för att bege mig dit. Kyrkklockorna dånar igen och d</w:t>
      </w:r>
      <w:r w:rsidRPr="00023073">
        <w:rPr>
          <w:rFonts w:ascii="Book Antiqua" w:hAnsi="Book Antiqua"/>
          <w:color w:val="000000"/>
          <w:sz w:val="22"/>
          <w:szCs w:val="22"/>
          <w:rPrChange w:id="1629" w:author="Niklas" w:date="2011-02-09T13:16:00Z">
            <w:rPr>
              <w:color w:val="000000"/>
              <w:sz w:val="24"/>
            </w:rPr>
          </w:rPrChange>
        </w:rPr>
        <w:t xml:space="preserve">iket bredvid gångvägen ser ut att vara </w:t>
      </w:r>
      <w:r w:rsidRPr="00023073">
        <w:rPr>
          <w:rFonts w:ascii="Book Antiqua" w:hAnsi="Book Antiqua"/>
          <w:color w:val="000000"/>
          <w:sz w:val="22"/>
          <w:szCs w:val="22"/>
          <w:rPrChange w:id="1630" w:author="Niklas" w:date="2011-02-09T13:16:00Z">
            <w:rPr>
              <w:color w:val="000000"/>
              <w:sz w:val="24"/>
            </w:rPr>
          </w:rPrChange>
        </w:rPr>
        <w:lastRenderedPageBreak/>
        <w:t xml:space="preserve">tillskuret med en stor kniv. Kyrkan varifrån klockorna ljuder är belägen mitt i hamnen, och bostadshusen och affärerna breder ut sig likt en modernt slipad diamant kring den. Om det vore möjligt att se hamnkvarteren uppifrån skulle formen uppfattas som en hexagon, sådan är stadsplaneringen trots att det förmodligen inte är planerat att vara på det viset. </w:t>
      </w:r>
    </w:p>
    <w:p w:rsidR="006D632F" w:rsidRPr="00023073" w:rsidRDefault="006D632F">
      <w:pPr>
        <w:spacing w:line="276" w:lineRule="auto"/>
        <w:rPr>
          <w:rFonts w:ascii="Book Antiqua" w:hAnsi="Book Antiqua"/>
          <w:sz w:val="22"/>
          <w:szCs w:val="22"/>
          <w:rPrChange w:id="1631" w:author="Niklas" w:date="2011-02-09T13:16:00Z">
            <w:rPr>
              <w:sz w:val="24"/>
            </w:rPr>
          </w:rPrChange>
        </w:rPr>
        <w:pPrChange w:id="1632" w:author="Niklas" w:date="2011-02-09T13:18:00Z">
          <w:pPr>
            <w:spacing w:line="360" w:lineRule="auto"/>
          </w:pPr>
        </w:pPrChange>
      </w:pPr>
      <w:r w:rsidRPr="00023073">
        <w:rPr>
          <w:rFonts w:ascii="Book Antiqua" w:hAnsi="Book Antiqua"/>
          <w:color w:val="000000"/>
          <w:sz w:val="22"/>
          <w:szCs w:val="22"/>
          <w:rPrChange w:id="1633" w:author="Niklas" w:date="2011-02-09T13:16:00Z">
            <w:rPr>
              <w:color w:val="000000"/>
              <w:sz w:val="24"/>
            </w:rPr>
          </w:rPrChange>
        </w:rPr>
        <w:t xml:space="preserve">  Jag strövar längs kajen och tittar på fiskebåtarna som är förtöjda där. Då, i ett egendomligt rus, känner jag starkt för att lämna allt bakom mig och aldrig återvända. Kanske har havet mer att erbjuda än den bedrövliga tillvaro som jag genomlider? Jag är som </w:t>
      </w:r>
      <w:r w:rsidRPr="00023073">
        <w:rPr>
          <w:rFonts w:ascii="Book Antiqua" w:hAnsi="Book Antiqua"/>
          <w:sz w:val="22"/>
          <w:szCs w:val="22"/>
          <w:rPrChange w:id="1634" w:author="Niklas" w:date="2011-02-09T13:16:00Z">
            <w:rPr>
              <w:sz w:val="24"/>
            </w:rPr>
          </w:rPrChange>
        </w:rPr>
        <w:t>änklingen som sörjer sin döda hustru och som på grund av sin samhällsställning inte introduceras för andra människor i sällskapslivet.</w:t>
      </w:r>
    </w:p>
    <w:p w:rsidR="006D632F" w:rsidRPr="00023073" w:rsidRDefault="006D632F">
      <w:pPr>
        <w:spacing w:line="276" w:lineRule="auto"/>
        <w:rPr>
          <w:rFonts w:ascii="Book Antiqua" w:hAnsi="Book Antiqua"/>
          <w:color w:val="000000"/>
          <w:sz w:val="22"/>
          <w:szCs w:val="22"/>
          <w:rPrChange w:id="1635" w:author="Niklas" w:date="2011-02-09T13:16:00Z">
            <w:rPr>
              <w:color w:val="000000"/>
              <w:sz w:val="24"/>
            </w:rPr>
          </w:rPrChange>
        </w:rPr>
        <w:pPrChange w:id="1636" w:author="Niklas" w:date="2011-02-09T13:18:00Z">
          <w:pPr>
            <w:spacing w:line="360" w:lineRule="auto"/>
          </w:pPr>
        </w:pPrChange>
      </w:pPr>
      <w:r w:rsidRPr="00023073">
        <w:rPr>
          <w:rFonts w:ascii="Book Antiqua" w:hAnsi="Book Antiqua"/>
          <w:color w:val="000000"/>
          <w:sz w:val="22"/>
          <w:szCs w:val="22"/>
          <w:rPrChange w:id="1637" w:author="Niklas" w:date="2011-02-09T13:16:00Z">
            <w:rPr>
              <w:color w:val="000000"/>
              <w:sz w:val="24"/>
            </w:rPr>
          </w:rPrChange>
        </w:rPr>
        <w:t xml:space="preserve">  Vattnet är brunt av smuts och här och där flyter bräder och träbitar omkring. Egentligen är det slöseri med sådant som duger som vedklabbar eller till och med små möbler. Men det egoistiska tänkandets tidevarv står för dörren, och nåde den som väljer att använda bråte som tillhör någon annan! Helst ska allt köpas nytt för att förbrukas och därpå köpa nytt igen. Marknaden för begagnade varor är praktiskt taget obefintlig, trots att det skulle vara oss till gagn.</w:t>
      </w:r>
    </w:p>
    <w:p w:rsidR="006D632F" w:rsidRPr="00023073" w:rsidRDefault="006D632F">
      <w:pPr>
        <w:spacing w:line="276" w:lineRule="auto"/>
        <w:rPr>
          <w:rFonts w:ascii="Book Antiqua" w:hAnsi="Book Antiqua"/>
          <w:sz w:val="22"/>
          <w:szCs w:val="22"/>
          <w:rPrChange w:id="1638" w:author="Niklas" w:date="2011-02-09T13:16:00Z">
            <w:rPr>
              <w:sz w:val="24"/>
            </w:rPr>
          </w:rPrChange>
        </w:rPr>
        <w:pPrChange w:id="1639" w:author="Niklas" w:date="2011-02-09T13:18:00Z">
          <w:pPr>
            <w:spacing w:line="360" w:lineRule="auto"/>
          </w:pPr>
        </w:pPrChange>
      </w:pPr>
      <w:r w:rsidRPr="00023073">
        <w:rPr>
          <w:rFonts w:ascii="Book Antiqua" w:hAnsi="Book Antiqua"/>
          <w:sz w:val="22"/>
          <w:szCs w:val="22"/>
          <w:rPrChange w:id="1640" w:author="Niklas" w:date="2011-02-09T13:16:00Z">
            <w:rPr>
              <w:sz w:val="24"/>
            </w:rPr>
          </w:rPrChange>
        </w:rPr>
        <w:t xml:space="preserve">  En klippa som varit omsluten av havet blir synlig under några ögonblick, när en vindpust föser undan vattenmassorna. Den är oval till formen och får mig att tänka på stenansiktet. Till min förvåning saknar jag </w:t>
      </w:r>
      <w:r w:rsidRPr="00023073">
        <w:rPr>
          <w:rFonts w:ascii="Book Antiqua" w:hAnsi="Book Antiqua"/>
          <w:sz w:val="22"/>
          <w:szCs w:val="22"/>
          <w:rPrChange w:id="1641" w:author="Niklas" w:date="2011-02-09T13:16:00Z">
            <w:rPr>
              <w:sz w:val="24"/>
            </w:rPr>
          </w:rPrChange>
        </w:rPr>
        <w:lastRenderedPageBreak/>
        <w:t>honom, trots att jag råkat honom först idag. Lika bekymrad som när jag kom lämnar jag hamnkvarteren och beger mig tillbaka inåt staden.</w:t>
      </w:r>
    </w:p>
    <w:p w:rsidR="006D632F" w:rsidRPr="00023073" w:rsidRDefault="006D632F">
      <w:pPr>
        <w:spacing w:line="276" w:lineRule="auto"/>
        <w:rPr>
          <w:rFonts w:ascii="Book Antiqua" w:hAnsi="Book Antiqua"/>
          <w:sz w:val="22"/>
          <w:szCs w:val="22"/>
          <w:rPrChange w:id="1642" w:author="Niklas" w:date="2011-02-09T13:16:00Z">
            <w:rPr>
              <w:sz w:val="24"/>
            </w:rPr>
          </w:rPrChange>
        </w:rPr>
        <w:pPrChange w:id="1643" w:author="Niklas" w:date="2011-02-09T13:18:00Z">
          <w:pPr>
            <w:spacing w:line="360" w:lineRule="auto"/>
          </w:pPr>
        </w:pPrChange>
      </w:pPr>
      <w:r w:rsidRPr="00023073">
        <w:rPr>
          <w:rFonts w:ascii="Book Antiqua" w:hAnsi="Book Antiqua"/>
          <w:sz w:val="22"/>
          <w:szCs w:val="22"/>
          <w:rPrChange w:id="1644" w:author="Niklas" w:date="2011-02-09T13:16:00Z">
            <w:rPr>
              <w:sz w:val="24"/>
            </w:rPr>
          </w:rPrChange>
        </w:rPr>
        <w:t xml:space="preserve">  Efter några minuters promenad fångas min uppmärksamhet av en blomma som växer vid vägkanten. Det är en lilja som jag känner igen som Tolv apostlar. Namnet kommer av att det är en lilja med tolv blad. En dag om året växer dock ett trettonde fram och idag är en sådan dag. På den sitter en blomma med tre vita kronblad som omsluter ett gul- och lilafärgat område i en flugas storlek. Blomman är precis så tung att den under dagen kommer att tyngas ner till marken i en båge, och föda en ny blomma alldeles bredvid. Detta exemplar av Tolv apostlar står emellertid </w:t>
      </w:r>
      <w:proofErr w:type="spellStart"/>
      <w:r w:rsidRPr="00023073">
        <w:rPr>
          <w:rFonts w:ascii="Book Antiqua" w:hAnsi="Book Antiqua"/>
          <w:sz w:val="22"/>
          <w:szCs w:val="22"/>
          <w:rPrChange w:id="1645" w:author="Niklas" w:date="2011-02-09T13:16:00Z">
            <w:rPr>
              <w:sz w:val="24"/>
            </w:rPr>
          </w:rPrChange>
        </w:rPr>
        <w:t>alena</w:t>
      </w:r>
      <w:proofErr w:type="spellEnd"/>
      <w:r w:rsidRPr="00023073">
        <w:rPr>
          <w:rFonts w:ascii="Book Antiqua" w:hAnsi="Book Antiqua"/>
          <w:sz w:val="22"/>
          <w:szCs w:val="22"/>
          <w:rPrChange w:id="1646" w:author="Niklas" w:date="2011-02-09T13:16:00Z">
            <w:rPr>
              <w:sz w:val="24"/>
            </w:rPr>
          </w:rPrChange>
        </w:rPr>
        <w:t>.</w:t>
      </w:r>
    </w:p>
    <w:p w:rsidR="006D632F" w:rsidRPr="00023073" w:rsidRDefault="006D632F">
      <w:pPr>
        <w:spacing w:line="276" w:lineRule="auto"/>
        <w:rPr>
          <w:rFonts w:ascii="Book Antiqua" w:hAnsi="Book Antiqua"/>
          <w:sz w:val="22"/>
          <w:szCs w:val="22"/>
          <w:rPrChange w:id="1647" w:author="Niklas" w:date="2011-02-09T13:16:00Z">
            <w:rPr>
              <w:sz w:val="24"/>
            </w:rPr>
          </w:rPrChange>
        </w:rPr>
        <w:pPrChange w:id="1648" w:author="Niklas" w:date="2011-02-09T13:18:00Z">
          <w:pPr>
            <w:spacing w:line="360" w:lineRule="auto"/>
          </w:pPr>
        </w:pPrChange>
      </w:pPr>
      <w:r w:rsidRPr="00023073">
        <w:rPr>
          <w:rFonts w:ascii="Book Antiqua" w:hAnsi="Book Antiqua"/>
          <w:sz w:val="22"/>
          <w:szCs w:val="22"/>
          <w:rPrChange w:id="1649" w:author="Niklas" w:date="2011-02-09T13:16:00Z">
            <w:rPr>
              <w:sz w:val="24"/>
            </w:rPr>
          </w:rPrChange>
        </w:rPr>
        <w:t xml:space="preserve">  Styrkt av denna upptäckt nedtecknar jag i minnet att detta måste vara en speciell dag. Allt som händer mig kan inte vara skeenden i tillfälligheternas spel, hur mycket jag än försöker inbilla mig det. I makternas signalsystem är växtligheten ett centralt inslag har erfarenheten visat mig. Tidigare i livet har både hagtornsbuskar och päronträd varskott mig om onda avsikter i närheten av min person. Övernaturliga ting och spöklika sällsamheter döljer sig inte sällan i sommarens gröna skrudar, som jordiska avbilder av självmördarskogen i Dantes helvete.</w:t>
      </w:r>
    </w:p>
    <w:p w:rsidR="006D632F" w:rsidRPr="00023073" w:rsidRDefault="006D632F">
      <w:pPr>
        <w:spacing w:line="276" w:lineRule="auto"/>
        <w:rPr>
          <w:rFonts w:ascii="Book Antiqua" w:hAnsi="Book Antiqua"/>
          <w:sz w:val="22"/>
          <w:szCs w:val="22"/>
          <w:rPrChange w:id="1650" w:author="Niklas" w:date="2011-02-09T13:16:00Z">
            <w:rPr>
              <w:sz w:val="24"/>
            </w:rPr>
          </w:rPrChange>
        </w:rPr>
        <w:pPrChange w:id="1651" w:author="Niklas" w:date="2011-02-09T13:18:00Z">
          <w:pPr>
            <w:spacing w:line="360" w:lineRule="auto"/>
          </w:pPr>
        </w:pPrChange>
      </w:pPr>
      <w:r w:rsidRPr="00023073">
        <w:rPr>
          <w:rFonts w:ascii="Book Antiqua" w:hAnsi="Book Antiqua"/>
          <w:sz w:val="22"/>
          <w:szCs w:val="22"/>
          <w:rPrChange w:id="1652" w:author="Niklas" w:date="2011-02-09T13:16:00Z">
            <w:rPr>
              <w:sz w:val="24"/>
            </w:rPr>
          </w:rPrChange>
        </w:rPr>
        <w:t xml:space="preserve">  En kraftig vindstöt jagar iväg två svarta korpar som suttit i en dvärgbjörk alldeles intill och jag söker skydd i en trappuppgång för ovädret som är i annalkande. Detta </w:t>
      </w:r>
      <w:r w:rsidRPr="00023073">
        <w:rPr>
          <w:rFonts w:ascii="Book Antiqua" w:hAnsi="Book Antiqua"/>
          <w:sz w:val="22"/>
          <w:szCs w:val="22"/>
          <w:rPrChange w:id="1653" w:author="Niklas" w:date="2011-02-09T13:16:00Z">
            <w:rPr>
              <w:sz w:val="24"/>
            </w:rPr>
          </w:rPrChange>
        </w:rPr>
        <w:lastRenderedPageBreak/>
        <w:t>är ett fattigt kvarter, och ingen portvakt är inom synhåll. Den regntunga h</w:t>
      </w:r>
      <w:r w:rsidRPr="00023073">
        <w:rPr>
          <w:rFonts w:ascii="Book Antiqua" w:hAnsi="Book Antiqua"/>
          <w:color w:val="000000"/>
          <w:sz w:val="22"/>
          <w:szCs w:val="22"/>
          <w:rPrChange w:id="1654" w:author="Niklas" w:date="2011-02-09T13:16:00Z">
            <w:rPr>
              <w:color w:val="000000"/>
              <w:sz w:val="24"/>
            </w:rPr>
          </w:rPrChange>
        </w:rPr>
        <w:t xml:space="preserve">imlen mörknar av alla havande moln och snart piskar regnet den dammiga marken. Dessa ständiga </w:t>
      </w:r>
      <w:r w:rsidRPr="00023073">
        <w:rPr>
          <w:rFonts w:ascii="Book Antiqua" w:hAnsi="Book Antiqua"/>
          <w:sz w:val="22"/>
          <w:szCs w:val="22"/>
          <w:rPrChange w:id="1655" w:author="Niklas" w:date="2011-02-09T13:16:00Z">
            <w:rPr>
              <w:sz w:val="24"/>
            </w:rPr>
          </w:rPrChange>
        </w:rPr>
        <w:t>omslag i vädret gäckar mig.</w:t>
      </w:r>
    </w:p>
    <w:p w:rsidR="006D632F" w:rsidRPr="00023073" w:rsidRDefault="006D632F">
      <w:pPr>
        <w:spacing w:line="276" w:lineRule="auto"/>
        <w:rPr>
          <w:rFonts w:ascii="Book Antiqua" w:hAnsi="Book Antiqua"/>
          <w:sz w:val="22"/>
          <w:szCs w:val="22"/>
          <w:rPrChange w:id="1656" w:author="Niklas" w:date="2011-02-09T13:16:00Z">
            <w:rPr>
              <w:sz w:val="24"/>
            </w:rPr>
          </w:rPrChange>
        </w:rPr>
        <w:pPrChange w:id="1657" w:author="Niklas" w:date="2011-02-09T13:18:00Z">
          <w:pPr>
            <w:spacing w:line="360" w:lineRule="auto"/>
          </w:pPr>
        </w:pPrChange>
      </w:pPr>
      <w:r w:rsidRPr="00023073">
        <w:rPr>
          <w:rFonts w:ascii="Book Antiqua" w:hAnsi="Book Antiqua"/>
          <w:sz w:val="22"/>
          <w:szCs w:val="22"/>
          <w:rPrChange w:id="1658" w:author="Niklas" w:date="2011-02-09T13:16:00Z">
            <w:rPr>
              <w:sz w:val="24"/>
            </w:rPr>
          </w:rPrChange>
        </w:rPr>
        <w:t xml:space="preserve">  Dagens tidning ligger kastad på det nedersta trappsteget. I det svaga ljuset sätter jag mig tillrätta och börjar läsa. Huvudnyheten är att en mördare är lös i staden. En bestialisk kvinnomördare rentav. En galning som mördar för njutningens skull blir sällan långvarig. Att låta lusten härska över ens gärningar är att binda ris till egen rygg.</w:t>
      </w:r>
    </w:p>
    <w:p w:rsidR="006D632F" w:rsidRPr="00023073" w:rsidRDefault="006D632F">
      <w:pPr>
        <w:spacing w:line="276" w:lineRule="auto"/>
        <w:rPr>
          <w:rFonts w:ascii="Book Antiqua" w:hAnsi="Book Antiqua"/>
          <w:sz w:val="22"/>
          <w:szCs w:val="22"/>
          <w:rPrChange w:id="1659" w:author="Niklas" w:date="2011-02-09T13:16:00Z">
            <w:rPr>
              <w:sz w:val="24"/>
            </w:rPr>
          </w:rPrChange>
        </w:rPr>
        <w:pPrChange w:id="1660" w:author="Niklas" w:date="2011-02-09T13:18:00Z">
          <w:pPr>
            <w:spacing w:line="360" w:lineRule="auto"/>
          </w:pPr>
        </w:pPrChange>
      </w:pPr>
      <w:r w:rsidRPr="00023073">
        <w:rPr>
          <w:rFonts w:ascii="Book Antiqua" w:hAnsi="Book Antiqua"/>
          <w:sz w:val="22"/>
          <w:szCs w:val="22"/>
          <w:rPrChange w:id="1661" w:author="Niklas" w:date="2011-02-09T13:16:00Z">
            <w:rPr>
              <w:sz w:val="24"/>
            </w:rPr>
          </w:rPrChange>
        </w:rPr>
        <w:t xml:space="preserve">  Resten av tidningen är ointressant och jag lägger den åt sidan. En ensam vettvilling som jag har svårt att intressera mig för samtidens skådespel. Det senaste året hade jag tillbringat i tårar, avsiktligt skild från omvärlden och ensam med mina dystra tankar och funderingar. De enda glädjeämnena har varit ekonomiska bidrag och några sporadiska brev hemifrån. Men ingen plåga kan vara för evigt.</w:t>
      </w:r>
    </w:p>
    <w:p w:rsidR="006D632F" w:rsidRPr="00023073" w:rsidRDefault="006D632F">
      <w:pPr>
        <w:spacing w:line="276" w:lineRule="auto"/>
        <w:rPr>
          <w:rFonts w:ascii="Book Antiqua" w:hAnsi="Book Antiqua"/>
          <w:sz w:val="22"/>
          <w:szCs w:val="22"/>
          <w:rPrChange w:id="1662" w:author="Niklas" w:date="2011-02-09T13:16:00Z">
            <w:rPr>
              <w:sz w:val="24"/>
            </w:rPr>
          </w:rPrChange>
        </w:rPr>
        <w:pPrChange w:id="1663" w:author="Niklas" w:date="2011-02-09T13:18:00Z">
          <w:pPr>
            <w:spacing w:line="360" w:lineRule="auto"/>
          </w:pPr>
        </w:pPrChange>
      </w:pPr>
      <w:r w:rsidRPr="00023073">
        <w:rPr>
          <w:rFonts w:ascii="Book Antiqua" w:hAnsi="Book Antiqua"/>
          <w:sz w:val="22"/>
          <w:szCs w:val="22"/>
          <w:rPrChange w:id="1664" w:author="Niklas" w:date="2011-02-09T13:16:00Z">
            <w:rPr>
              <w:sz w:val="24"/>
            </w:rPr>
          </w:rPrChange>
        </w:rPr>
        <w:t xml:space="preserve">  Under ungdomsåren var jag en glad och sorglös själ, men olyckan hemsökte mig även då. Luther har alltid vandrat vid min sida och inför mitt planerade bröllop arbetade jag minst tolv timmar om dagen som snickare. Kvinnan i sammanhanget var från en fin byggmästarfamilj och yngst i en syskonskara på tre döttrar, som alla skulle giftas bort. För att visa mig värdig deras älskade dotter uppvaktade jag henne under flera år med blomster och presenter. Denna uppvaktning </w:t>
      </w:r>
      <w:r w:rsidRPr="00023073">
        <w:rPr>
          <w:rFonts w:ascii="Book Antiqua" w:hAnsi="Book Antiqua"/>
          <w:sz w:val="22"/>
          <w:szCs w:val="22"/>
          <w:rPrChange w:id="1665" w:author="Niklas" w:date="2011-02-09T13:16:00Z">
            <w:rPr>
              <w:sz w:val="24"/>
            </w:rPr>
          </w:rPrChange>
        </w:rPr>
        <w:lastRenderedPageBreak/>
        <w:t xml:space="preserve">fick dock en underlig konsekvens i och med att hon uppträdde mer och mer avvisande för varje present hon fick och ju mer dagen för vårt bröllop närmade sig. När så den dagen slutligen kom var hon försvunnen och ingen visste vart hon tagit vägen. Jag var som förkrossad och förbannade livet som </w:t>
      </w:r>
      <w:del w:id="1666" w:author="IT Tekniker" w:date="2011-02-03T09:01:00Z">
        <w:r w:rsidRPr="00023073" w:rsidDel="00002DCF">
          <w:rPr>
            <w:rFonts w:ascii="Book Antiqua" w:hAnsi="Book Antiqua"/>
            <w:sz w:val="22"/>
            <w:szCs w:val="22"/>
            <w:rPrChange w:id="1667" w:author="Niklas" w:date="2011-02-09T13:16:00Z">
              <w:rPr>
                <w:sz w:val="24"/>
              </w:rPr>
            </w:rPrChange>
          </w:rPr>
          <w:delText xml:space="preserve">till synes </w:delText>
        </w:r>
      </w:del>
      <w:ins w:id="1668" w:author="IT Tekniker" w:date="2011-02-03T09:01:00Z">
        <w:r w:rsidR="00002DCF" w:rsidRPr="00023073">
          <w:rPr>
            <w:rFonts w:ascii="Book Antiqua" w:hAnsi="Book Antiqua"/>
            <w:sz w:val="22"/>
            <w:szCs w:val="22"/>
            <w:rPrChange w:id="1669" w:author="Niklas" w:date="2011-02-09T13:16:00Z">
              <w:rPr>
                <w:sz w:val="24"/>
              </w:rPr>
            </w:rPrChange>
          </w:rPr>
          <w:t>betedde sig</w:t>
        </w:r>
      </w:ins>
      <w:del w:id="1670" w:author="IT Tekniker" w:date="2011-02-03T09:01:00Z">
        <w:r w:rsidRPr="00023073" w:rsidDel="00002DCF">
          <w:rPr>
            <w:rFonts w:ascii="Book Antiqua" w:hAnsi="Book Antiqua"/>
            <w:sz w:val="22"/>
            <w:szCs w:val="22"/>
            <w:rPrChange w:id="1671" w:author="Niklas" w:date="2011-02-09T13:16:00Z">
              <w:rPr>
                <w:sz w:val="24"/>
              </w:rPr>
            </w:rPrChange>
          </w:rPr>
          <w:delText>var</w:delText>
        </w:r>
      </w:del>
      <w:r w:rsidRPr="00023073">
        <w:rPr>
          <w:rFonts w:ascii="Book Antiqua" w:hAnsi="Book Antiqua"/>
          <w:sz w:val="22"/>
          <w:szCs w:val="22"/>
          <w:rPrChange w:id="1672" w:author="Niklas" w:date="2011-02-09T13:16:00Z">
            <w:rPr>
              <w:sz w:val="24"/>
            </w:rPr>
          </w:rPrChange>
        </w:rPr>
        <w:t xml:space="preserve"> så orättvist mot mig. Skandalen reducerades snart emellertid till viskningar i lönndom, och först långt senare fick jag höra</w:t>
      </w:r>
      <w:ins w:id="1673" w:author="IT Tekniker" w:date="2011-02-03T09:01:00Z">
        <w:r w:rsidR="00002DCF" w:rsidRPr="00023073">
          <w:rPr>
            <w:rFonts w:ascii="Book Antiqua" w:hAnsi="Book Antiqua"/>
            <w:sz w:val="22"/>
            <w:szCs w:val="22"/>
            <w:rPrChange w:id="1674" w:author="Niklas" w:date="2011-02-09T13:16:00Z">
              <w:rPr>
                <w:sz w:val="24"/>
              </w:rPr>
            </w:rPrChange>
          </w:rPr>
          <w:t xml:space="preserve"> de lösa</w:t>
        </w:r>
      </w:ins>
      <w:r w:rsidRPr="00023073">
        <w:rPr>
          <w:rFonts w:ascii="Book Antiqua" w:hAnsi="Book Antiqua"/>
          <w:sz w:val="22"/>
          <w:szCs w:val="22"/>
          <w:rPrChange w:id="1675" w:author="Niklas" w:date="2011-02-09T13:16:00Z">
            <w:rPr>
              <w:sz w:val="24"/>
            </w:rPr>
          </w:rPrChange>
        </w:rPr>
        <w:t xml:space="preserve"> rykten</w:t>
      </w:r>
      <w:ins w:id="1676" w:author="IT Tekniker" w:date="2011-02-03T09:01:00Z">
        <w:r w:rsidR="00002DCF" w:rsidRPr="00023073">
          <w:rPr>
            <w:rFonts w:ascii="Book Antiqua" w:hAnsi="Book Antiqua"/>
            <w:sz w:val="22"/>
            <w:szCs w:val="22"/>
            <w:rPrChange w:id="1677" w:author="Niklas" w:date="2011-02-09T13:16:00Z">
              <w:rPr>
                <w:sz w:val="24"/>
              </w:rPr>
            </w:rPrChange>
          </w:rPr>
          <w:t xml:space="preserve"> som berättade</w:t>
        </w:r>
      </w:ins>
      <w:del w:id="1678" w:author="IT Tekniker" w:date="2011-02-03T09:01:00Z">
        <w:r w:rsidRPr="00023073" w:rsidDel="00002DCF">
          <w:rPr>
            <w:rFonts w:ascii="Book Antiqua" w:hAnsi="Book Antiqua"/>
            <w:sz w:val="22"/>
            <w:szCs w:val="22"/>
            <w:rPrChange w:id="1679" w:author="Niklas" w:date="2011-02-09T13:16:00Z">
              <w:rPr>
                <w:sz w:val="24"/>
              </w:rPr>
            </w:rPrChange>
          </w:rPr>
          <w:delText xml:space="preserve"> om </w:delText>
        </w:r>
      </w:del>
      <w:ins w:id="1680" w:author="IT Tekniker" w:date="2011-02-03T09:01:00Z">
        <w:r w:rsidR="00002DCF" w:rsidRPr="00023073">
          <w:rPr>
            <w:rFonts w:ascii="Book Antiqua" w:hAnsi="Book Antiqua"/>
            <w:sz w:val="22"/>
            <w:szCs w:val="22"/>
            <w:rPrChange w:id="1681" w:author="Niklas" w:date="2011-02-09T13:16:00Z">
              <w:rPr>
                <w:sz w:val="24"/>
              </w:rPr>
            </w:rPrChange>
          </w:rPr>
          <w:t xml:space="preserve"> </w:t>
        </w:r>
      </w:ins>
      <w:r w:rsidRPr="00023073">
        <w:rPr>
          <w:rFonts w:ascii="Book Antiqua" w:hAnsi="Book Antiqua"/>
          <w:sz w:val="22"/>
          <w:szCs w:val="22"/>
          <w:rPrChange w:id="1682" w:author="Niklas" w:date="2011-02-09T13:16:00Z">
            <w:rPr>
              <w:sz w:val="24"/>
            </w:rPr>
          </w:rPrChange>
        </w:rPr>
        <w:t xml:space="preserve">att hon lämnat landet tillsammans med en ryttmästare från en närbelägen stad, </w:t>
      </w:r>
      <w:ins w:id="1683" w:author="IT Tekniker" w:date="2011-02-03T09:02:00Z">
        <w:r w:rsidR="00002DCF" w:rsidRPr="00023073">
          <w:rPr>
            <w:rFonts w:ascii="Book Antiqua" w:hAnsi="Book Antiqua"/>
            <w:sz w:val="22"/>
            <w:szCs w:val="22"/>
            <w:rPrChange w:id="1684" w:author="Niklas" w:date="2011-02-09T13:16:00Z">
              <w:rPr>
                <w:sz w:val="24"/>
              </w:rPr>
            </w:rPrChange>
          </w:rPr>
          <w:t>en historia som</w:t>
        </w:r>
      </w:ins>
      <w:del w:id="1685" w:author="IT Tekniker" w:date="2011-02-03T09:02:00Z">
        <w:r w:rsidRPr="00023073" w:rsidDel="00002DCF">
          <w:rPr>
            <w:rFonts w:ascii="Book Antiqua" w:hAnsi="Book Antiqua"/>
            <w:sz w:val="22"/>
            <w:szCs w:val="22"/>
            <w:rPrChange w:id="1686" w:author="Niklas" w:date="2011-02-09T13:16:00Z">
              <w:rPr>
                <w:sz w:val="24"/>
              </w:rPr>
            </w:rPrChange>
          </w:rPr>
          <w:delText>vilket</w:delText>
        </w:r>
      </w:del>
      <w:r w:rsidRPr="00023073">
        <w:rPr>
          <w:rFonts w:ascii="Book Antiqua" w:hAnsi="Book Antiqua"/>
          <w:sz w:val="22"/>
          <w:szCs w:val="22"/>
          <w:rPrChange w:id="1687" w:author="Niklas" w:date="2011-02-09T13:16:00Z">
            <w:rPr>
              <w:sz w:val="24"/>
            </w:rPr>
          </w:rPrChange>
        </w:rPr>
        <w:t xml:space="preserve"> till en början </w:t>
      </w:r>
      <w:del w:id="1688" w:author="IT Tekniker" w:date="2011-02-03T09:02:00Z">
        <w:r w:rsidRPr="00023073" w:rsidDel="00002DCF">
          <w:rPr>
            <w:rFonts w:ascii="Book Antiqua" w:hAnsi="Book Antiqua"/>
            <w:sz w:val="22"/>
            <w:szCs w:val="22"/>
            <w:rPrChange w:id="1689" w:author="Niklas" w:date="2011-02-09T13:16:00Z">
              <w:rPr>
                <w:sz w:val="24"/>
              </w:rPr>
            </w:rPrChange>
          </w:rPr>
          <w:delText xml:space="preserve">verkade </w:delText>
        </w:r>
      </w:del>
      <w:ins w:id="1690" w:author="IT Tekniker" w:date="2011-02-03T09:02:00Z">
        <w:r w:rsidR="00002DCF" w:rsidRPr="00023073">
          <w:rPr>
            <w:rFonts w:ascii="Book Antiqua" w:hAnsi="Book Antiqua"/>
            <w:sz w:val="22"/>
            <w:szCs w:val="22"/>
            <w:rPrChange w:id="1691" w:author="Niklas" w:date="2011-02-09T13:16:00Z">
              <w:rPr>
                <w:sz w:val="24"/>
              </w:rPr>
            </w:rPrChange>
          </w:rPr>
          <w:t xml:space="preserve">framstod som </w:t>
        </w:r>
      </w:ins>
      <w:r w:rsidRPr="00023073">
        <w:rPr>
          <w:rFonts w:ascii="Book Antiqua" w:hAnsi="Book Antiqua"/>
          <w:sz w:val="22"/>
          <w:szCs w:val="22"/>
          <w:rPrChange w:id="1692" w:author="Niklas" w:date="2011-02-09T13:16:00Z">
            <w:rPr>
              <w:sz w:val="24"/>
            </w:rPr>
          </w:rPrChange>
        </w:rPr>
        <w:t>fullständigt osannolik</w:t>
      </w:r>
      <w:del w:id="1693" w:author="IT Tekniker" w:date="2011-02-03T09:02:00Z">
        <w:r w:rsidRPr="00023073" w:rsidDel="00002DCF">
          <w:rPr>
            <w:rFonts w:ascii="Book Antiqua" w:hAnsi="Book Antiqua"/>
            <w:sz w:val="22"/>
            <w:szCs w:val="22"/>
            <w:rPrChange w:id="1694" w:author="Niklas" w:date="2011-02-09T13:16:00Z">
              <w:rPr>
                <w:sz w:val="24"/>
              </w:rPr>
            </w:rPrChange>
          </w:rPr>
          <w:delText>t</w:delText>
        </w:r>
      </w:del>
      <w:r w:rsidRPr="00023073">
        <w:rPr>
          <w:rFonts w:ascii="Book Antiqua" w:hAnsi="Book Antiqua"/>
          <w:sz w:val="22"/>
          <w:szCs w:val="22"/>
          <w:rPrChange w:id="1695" w:author="Niklas" w:date="2011-02-09T13:16:00Z">
            <w:rPr>
              <w:sz w:val="24"/>
            </w:rPr>
          </w:rPrChange>
        </w:rPr>
        <w:t>, men som jag efterhand började ta på allvar.</w:t>
      </w:r>
    </w:p>
    <w:p w:rsidR="006D632F" w:rsidRPr="00023073" w:rsidRDefault="006D632F">
      <w:pPr>
        <w:spacing w:line="276" w:lineRule="auto"/>
        <w:rPr>
          <w:rFonts w:ascii="Book Antiqua" w:hAnsi="Book Antiqua"/>
          <w:sz w:val="22"/>
          <w:szCs w:val="22"/>
          <w:rPrChange w:id="1696" w:author="Niklas" w:date="2011-02-09T13:16:00Z">
            <w:rPr>
              <w:sz w:val="24"/>
            </w:rPr>
          </w:rPrChange>
        </w:rPr>
        <w:pPrChange w:id="1697" w:author="Niklas" w:date="2011-02-09T13:18:00Z">
          <w:pPr>
            <w:spacing w:line="360" w:lineRule="auto"/>
          </w:pPr>
        </w:pPrChange>
      </w:pPr>
      <w:r w:rsidRPr="00023073">
        <w:rPr>
          <w:rFonts w:ascii="Book Antiqua" w:hAnsi="Book Antiqua"/>
          <w:sz w:val="22"/>
          <w:szCs w:val="22"/>
          <w:rPrChange w:id="1698" w:author="Niklas" w:date="2011-02-09T13:16:00Z">
            <w:rPr>
              <w:sz w:val="24"/>
            </w:rPr>
          </w:rPrChange>
        </w:rPr>
        <w:t xml:space="preserve">  Denna händelse kom att rista en djup rynka i min själs ansikte och fullborda</w:t>
      </w:r>
      <w:del w:id="1699" w:author="IT Tekniker" w:date="2011-02-03T09:02:00Z">
        <w:r w:rsidRPr="00023073" w:rsidDel="00002DCF">
          <w:rPr>
            <w:rFonts w:ascii="Book Antiqua" w:hAnsi="Book Antiqua"/>
            <w:sz w:val="22"/>
            <w:szCs w:val="22"/>
            <w:rPrChange w:id="1700" w:author="Niklas" w:date="2011-02-09T13:16:00Z">
              <w:rPr>
                <w:sz w:val="24"/>
              </w:rPr>
            </w:rPrChange>
          </w:rPr>
          <w:delText>de</w:delText>
        </w:r>
      </w:del>
      <w:r w:rsidRPr="00023073">
        <w:rPr>
          <w:rFonts w:ascii="Book Antiqua" w:hAnsi="Book Antiqua"/>
          <w:sz w:val="22"/>
          <w:szCs w:val="22"/>
          <w:rPrChange w:id="1701" w:author="Niklas" w:date="2011-02-09T13:16:00Z">
            <w:rPr>
              <w:sz w:val="24"/>
            </w:rPr>
          </w:rPrChange>
        </w:rPr>
        <w:t xml:space="preserve"> urgröpningen av min moral. Jag levde under lång tid i tröstlöshet och hemsöktes av perversa fantasier som jag </w:t>
      </w:r>
      <w:ins w:id="1702" w:author="IT Tekniker" w:date="2011-02-03T09:02:00Z">
        <w:r w:rsidR="00002DCF" w:rsidRPr="00023073">
          <w:rPr>
            <w:rFonts w:ascii="Book Antiqua" w:hAnsi="Book Antiqua"/>
            <w:sz w:val="22"/>
            <w:szCs w:val="22"/>
            <w:rPrChange w:id="1703" w:author="Niklas" w:date="2011-02-09T13:16:00Z">
              <w:rPr>
                <w:sz w:val="24"/>
              </w:rPr>
            </w:rPrChange>
          </w:rPr>
          <w:t xml:space="preserve">ibland </w:t>
        </w:r>
      </w:ins>
      <w:del w:id="1704" w:author="IT Tekniker" w:date="2011-02-03T09:04:00Z">
        <w:r w:rsidRPr="00023073" w:rsidDel="00002DCF">
          <w:rPr>
            <w:rFonts w:ascii="Book Antiqua" w:hAnsi="Book Antiqua"/>
            <w:sz w:val="22"/>
            <w:szCs w:val="22"/>
            <w:rPrChange w:id="1705" w:author="Niklas" w:date="2011-02-09T13:16:00Z">
              <w:rPr>
                <w:sz w:val="24"/>
              </w:rPr>
            </w:rPrChange>
          </w:rPr>
          <w:delText xml:space="preserve">utövade </w:delText>
        </w:r>
      </w:del>
      <w:ins w:id="1706" w:author="IT Tekniker" w:date="2011-02-03T09:04:00Z">
        <w:r w:rsidR="00002DCF" w:rsidRPr="00023073">
          <w:rPr>
            <w:rFonts w:ascii="Book Antiqua" w:hAnsi="Book Antiqua"/>
            <w:sz w:val="22"/>
            <w:szCs w:val="22"/>
            <w:rPrChange w:id="1707" w:author="Niklas" w:date="2011-02-09T13:16:00Z">
              <w:rPr>
                <w:sz w:val="24"/>
              </w:rPr>
            </w:rPrChange>
          </w:rPr>
          <w:t xml:space="preserve">fick utlopp för </w:t>
        </w:r>
      </w:ins>
      <w:r w:rsidRPr="00023073">
        <w:rPr>
          <w:rFonts w:ascii="Book Antiqua" w:hAnsi="Book Antiqua"/>
          <w:sz w:val="22"/>
          <w:szCs w:val="22"/>
          <w:rPrChange w:id="1708" w:author="Niklas" w:date="2011-02-09T13:16:00Z">
            <w:rPr>
              <w:sz w:val="24"/>
            </w:rPr>
          </w:rPrChange>
        </w:rPr>
        <w:t>tillsammans med glädjeflickor i en närbelägen hamnstad, och min medfödda manliga renhet spolades bort i samma hastighet som mina tillgångar. Denna dystra period har gett mitt beteendes prisma en mycket speciell slipning, vilket gjort att jag nuförtiden</w:t>
      </w:r>
      <w:ins w:id="1709" w:author="IT Tekniker" w:date="2011-02-03T09:03:00Z">
        <w:r w:rsidR="00002DCF" w:rsidRPr="00023073">
          <w:rPr>
            <w:rFonts w:ascii="Book Antiqua" w:hAnsi="Book Antiqua"/>
            <w:sz w:val="22"/>
            <w:szCs w:val="22"/>
            <w:rPrChange w:id="1710" w:author="Niklas" w:date="2011-02-09T13:16:00Z">
              <w:rPr>
                <w:sz w:val="24"/>
              </w:rPr>
            </w:rPrChange>
          </w:rPr>
          <w:t xml:space="preserve"> inte känner mig förmögen att</w:t>
        </w:r>
      </w:ins>
      <w:del w:id="1711" w:author="IT Tekniker" w:date="2011-02-03T09:03:00Z">
        <w:r w:rsidRPr="00023073" w:rsidDel="00002DCF">
          <w:rPr>
            <w:rFonts w:ascii="Book Antiqua" w:hAnsi="Book Antiqua"/>
            <w:sz w:val="22"/>
            <w:szCs w:val="22"/>
            <w:rPrChange w:id="1712" w:author="Niklas" w:date="2011-02-09T13:16:00Z">
              <w:rPr>
                <w:sz w:val="24"/>
              </w:rPr>
            </w:rPrChange>
          </w:rPr>
          <w:delText xml:space="preserve"> varken kan</w:delText>
        </w:r>
      </w:del>
      <w:r w:rsidRPr="00023073">
        <w:rPr>
          <w:rFonts w:ascii="Book Antiqua" w:hAnsi="Book Antiqua"/>
          <w:sz w:val="22"/>
          <w:szCs w:val="22"/>
          <w:rPrChange w:id="1713" w:author="Niklas" w:date="2011-02-09T13:16:00Z">
            <w:rPr>
              <w:sz w:val="24"/>
            </w:rPr>
          </w:rPrChange>
        </w:rPr>
        <w:t xml:space="preserve"> visa eller hysa djupare känslor för medmänniskor. Istället har jag förvandlats till en enstöring, skydd som en pestsmittad, överhopad av grubblerier och ruvande på självmordsplaner. Samvetskvalen hemsöker mig nattetid och stunder av förtvivlan eller raseri är aldrig långt borta. </w:t>
      </w:r>
    </w:p>
    <w:p w:rsidR="006D632F" w:rsidRPr="00023073" w:rsidRDefault="006D632F">
      <w:pPr>
        <w:spacing w:line="276" w:lineRule="auto"/>
        <w:rPr>
          <w:rFonts w:ascii="Book Antiqua" w:hAnsi="Book Antiqua"/>
          <w:sz w:val="22"/>
          <w:szCs w:val="22"/>
          <w:rPrChange w:id="1714" w:author="Niklas" w:date="2011-02-09T13:16:00Z">
            <w:rPr>
              <w:sz w:val="24"/>
            </w:rPr>
          </w:rPrChange>
        </w:rPr>
        <w:pPrChange w:id="1715" w:author="Niklas" w:date="2011-02-09T13:18:00Z">
          <w:pPr>
            <w:spacing w:line="360" w:lineRule="auto"/>
          </w:pPr>
        </w:pPrChange>
      </w:pPr>
      <w:r w:rsidRPr="00023073">
        <w:rPr>
          <w:rFonts w:ascii="Book Antiqua" w:hAnsi="Book Antiqua"/>
          <w:sz w:val="22"/>
          <w:szCs w:val="22"/>
          <w:rPrChange w:id="1716" w:author="Niklas" w:date="2011-02-09T13:16:00Z">
            <w:rPr>
              <w:sz w:val="24"/>
            </w:rPr>
          </w:rPrChange>
        </w:rPr>
        <w:lastRenderedPageBreak/>
        <w:t xml:space="preserve">  Utanför har vädrets makter staden i sitt våld. Blotta tanken på att lämna trappuppgången för att bege mig hemåt ger mig gåshud och istället sätter jag mig tillrätta med rocken tätt omkring min bleka kropp. I den tysta ensamheten blir allting dimmigt och sömnen tränger tankarna ur mitt sinne.</w:t>
      </w:r>
    </w:p>
    <w:p w:rsidR="006D632F" w:rsidRPr="00023073" w:rsidRDefault="006D632F">
      <w:pPr>
        <w:spacing w:line="276" w:lineRule="auto"/>
        <w:rPr>
          <w:rFonts w:ascii="Book Antiqua" w:hAnsi="Book Antiqua"/>
          <w:sz w:val="22"/>
          <w:szCs w:val="22"/>
          <w:rPrChange w:id="1717" w:author="Niklas" w:date="2011-02-09T13:16:00Z">
            <w:rPr>
              <w:sz w:val="24"/>
            </w:rPr>
          </w:rPrChange>
        </w:rPr>
        <w:pPrChange w:id="1718" w:author="Niklas" w:date="2011-02-09T13:18:00Z">
          <w:pPr>
            <w:spacing w:line="360" w:lineRule="auto"/>
          </w:pPr>
        </w:pPrChange>
      </w:pPr>
    </w:p>
    <w:p w:rsidR="006D632F" w:rsidRPr="00023073" w:rsidRDefault="006D632F">
      <w:pPr>
        <w:pStyle w:val="Heading1"/>
        <w:spacing w:line="276" w:lineRule="auto"/>
        <w:rPr>
          <w:rFonts w:ascii="Book Antiqua" w:hAnsi="Book Antiqua"/>
          <w:sz w:val="22"/>
          <w:szCs w:val="22"/>
          <w:rPrChange w:id="1719" w:author="Niklas" w:date="2011-02-09T13:16:00Z">
            <w:rPr>
              <w:sz w:val="24"/>
            </w:rPr>
          </w:rPrChange>
        </w:rPr>
        <w:pPrChange w:id="1720" w:author="Niklas" w:date="2011-02-09T13:18:00Z">
          <w:pPr>
            <w:spacing w:line="360" w:lineRule="auto"/>
          </w:pPr>
        </w:pPrChange>
      </w:pPr>
      <w:r w:rsidRPr="00023073">
        <w:rPr>
          <w:rFonts w:ascii="Book Antiqua" w:hAnsi="Book Antiqua"/>
          <w:sz w:val="22"/>
          <w:szCs w:val="22"/>
          <w:rPrChange w:id="1721" w:author="Niklas" w:date="2011-02-09T13:16:00Z">
            <w:rPr>
              <w:b/>
              <w:bCs/>
              <w:sz w:val="24"/>
            </w:rPr>
          </w:rPrChange>
        </w:rPr>
        <w:t>5</w:t>
      </w:r>
    </w:p>
    <w:p w:rsidR="006D632F" w:rsidRPr="00023073" w:rsidRDefault="006D632F">
      <w:pPr>
        <w:spacing w:line="276" w:lineRule="auto"/>
        <w:rPr>
          <w:rFonts w:ascii="Book Antiqua" w:hAnsi="Book Antiqua"/>
          <w:sz w:val="22"/>
          <w:szCs w:val="22"/>
          <w:rPrChange w:id="1722" w:author="Niklas" w:date="2011-02-09T13:16:00Z">
            <w:rPr>
              <w:sz w:val="24"/>
            </w:rPr>
          </w:rPrChange>
        </w:rPr>
        <w:pPrChange w:id="1723" w:author="Niklas" w:date="2011-02-09T13:18:00Z">
          <w:pPr>
            <w:spacing w:line="360" w:lineRule="auto"/>
          </w:pPr>
        </w:pPrChange>
      </w:pPr>
    </w:p>
    <w:p w:rsidR="006D632F" w:rsidRPr="00023073" w:rsidRDefault="006D632F">
      <w:pPr>
        <w:spacing w:line="276" w:lineRule="auto"/>
        <w:rPr>
          <w:rFonts w:ascii="Book Antiqua" w:hAnsi="Book Antiqua"/>
          <w:sz w:val="22"/>
          <w:szCs w:val="22"/>
          <w:rPrChange w:id="1724" w:author="Niklas" w:date="2011-02-09T13:16:00Z">
            <w:rPr>
              <w:sz w:val="24"/>
            </w:rPr>
          </w:rPrChange>
        </w:rPr>
        <w:pPrChange w:id="1725" w:author="Niklas" w:date="2011-02-09T13:18:00Z">
          <w:pPr>
            <w:spacing w:line="360" w:lineRule="auto"/>
          </w:pPr>
        </w:pPrChange>
      </w:pPr>
      <w:r w:rsidRPr="00023073">
        <w:rPr>
          <w:rFonts w:ascii="Book Antiqua" w:hAnsi="Book Antiqua"/>
          <w:sz w:val="22"/>
          <w:szCs w:val="22"/>
          <w:rPrChange w:id="1726" w:author="Niklas" w:date="2011-02-09T13:16:00Z">
            <w:rPr>
              <w:sz w:val="24"/>
            </w:rPr>
          </w:rPrChange>
        </w:rPr>
        <w:t xml:space="preserve">Senare samma kväll släpps ondskan lös ännu en gång! Som en virvelvind glider den elegant fram mellan låghus och staket, lövträd och taggbuskar. Med steg lätta som viskningar och blodtörst tung som granit söker den urskillningslöst efter nattstrykare. Blivande offer för en lidelse starkare än livet självt. En lidelse som måste </w:t>
      </w:r>
      <w:proofErr w:type="spellStart"/>
      <w:r w:rsidRPr="00023073">
        <w:rPr>
          <w:rFonts w:ascii="Book Antiqua" w:hAnsi="Book Antiqua"/>
          <w:sz w:val="22"/>
          <w:szCs w:val="22"/>
          <w:rPrChange w:id="1727" w:author="Niklas" w:date="2011-02-09T13:16:00Z">
            <w:rPr>
              <w:sz w:val="24"/>
            </w:rPr>
          </w:rPrChange>
        </w:rPr>
        <w:t>tillfredställas</w:t>
      </w:r>
      <w:proofErr w:type="spellEnd"/>
      <w:r w:rsidRPr="00023073">
        <w:rPr>
          <w:rFonts w:ascii="Book Antiqua" w:hAnsi="Book Antiqua"/>
          <w:sz w:val="22"/>
          <w:szCs w:val="22"/>
          <w:rPrChange w:id="1728" w:author="Niklas" w:date="2011-02-09T13:16:00Z">
            <w:rPr>
              <w:sz w:val="24"/>
            </w:rPr>
          </w:rPrChange>
        </w:rPr>
        <w:t xml:space="preserve"> för att åtminstone tillfälligt lugna ett bultande begär efter människokött.</w:t>
      </w:r>
    </w:p>
    <w:p w:rsidR="006D632F" w:rsidRPr="00023073" w:rsidRDefault="006D632F">
      <w:pPr>
        <w:spacing w:line="276" w:lineRule="auto"/>
        <w:rPr>
          <w:rFonts w:ascii="Book Antiqua" w:hAnsi="Book Antiqua"/>
          <w:sz w:val="22"/>
          <w:szCs w:val="22"/>
          <w:rPrChange w:id="1729" w:author="Niklas" w:date="2011-02-09T13:16:00Z">
            <w:rPr>
              <w:sz w:val="24"/>
            </w:rPr>
          </w:rPrChange>
        </w:rPr>
        <w:pPrChange w:id="1730" w:author="Niklas" w:date="2011-02-09T13:18:00Z">
          <w:pPr>
            <w:spacing w:line="360" w:lineRule="auto"/>
          </w:pPr>
        </w:pPrChange>
      </w:pPr>
      <w:r w:rsidRPr="00023073">
        <w:rPr>
          <w:rFonts w:ascii="Book Antiqua" w:hAnsi="Book Antiqua"/>
          <w:sz w:val="22"/>
          <w:szCs w:val="22"/>
          <w:rPrChange w:id="1731" w:author="Niklas" w:date="2011-02-09T13:16:00Z">
            <w:rPr>
              <w:sz w:val="24"/>
            </w:rPr>
          </w:rPrChange>
        </w:rPr>
        <w:t xml:space="preserve">  Isabelle såg aldrig den annalkande varelsen. En svag vindpust i nacken </w:t>
      </w:r>
      <w:commentRangeStart w:id="1732"/>
      <w:del w:id="1733" w:author="IT Tekniker" w:date="2010-08-18T16:02:00Z">
        <w:r w:rsidRPr="00023073" w:rsidDel="00961F4F">
          <w:rPr>
            <w:rFonts w:ascii="Book Antiqua" w:hAnsi="Book Antiqua"/>
            <w:sz w:val="22"/>
            <w:szCs w:val="22"/>
            <w:rPrChange w:id="1734" w:author="Niklas" w:date="2011-02-09T13:16:00Z">
              <w:rPr>
                <w:sz w:val="24"/>
              </w:rPr>
            </w:rPrChange>
          </w:rPr>
          <w:delText xml:space="preserve">fick </w:delText>
        </w:r>
      </w:del>
      <w:commentRangeEnd w:id="1732"/>
      <w:ins w:id="1735" w:author="IT Tekniker" w:date="2010-08-18T16:02:00Z">
        <w:r w:rsidR="00961F4F" w:rsidRPr="00023073">
          <w:rPr>
            <w:rFonts w:ascii="Book Antiqua" w:hAnsi="Book Antiqua"/>
            <w:sz w:val="22"/>
            <w:szCs w:val="22"/>
            <w:rPrChange w:id="1736" w:author="Niklas" w:date="2011-02-09T13:16:00Z">
              <w:rPr>
                <w:sz w:val="24"/>
              </w:rPr>
            </w:rPrChange>
          </w:rPr>
          <w:t xml:space="preserve">hann </w:t>
        </w:r>
      </w:ins>
      <w:r w:rsidRPr="00023073">
        <w:rPr>
          <w:rStyle w:val="CommentReference"/>
          <w:rFonts w:ascii="Book Antiqua" w:hAnsi="Book Antiqua"/>
          <w:sz w:val="22"/>
          <w:szCs w:val="22"/>
          <w:rPrChange w:id="1737" w:author="Niklas" w:date="2011-02-09T13:16:00Z">
            <w:rPr>
              <w:rStyle w:val="CommentReference"/>
            </w:rPr>
          </w:rPrChange>
        </w:rPr>
        <w:commentReference w:id="1732"/>
      </w:r>
      <w:r w:rsidRPr="00023073">
        <w:rPr>
          <w:rFonts w:ascii="Book Antiqua" w:hAnsi="Book Antiqua"/>
          <w:sz w:val="22"/>
          <w:szCs w:val="22"/>
          <w:rPrChange w:id="1738" w:author="Niklas" w:date="2011-02-09T13:16:00Z">
            <w:rPr>
              <w:sz w:val="24"/>
            </w:rPr>
          </w:rPrChange>
        </w:rPr>
        <w:t xml:space="preserve">hon knappt förnimma. Plötsligt var det någon som slet tag i hennes hår bakifrån med ett så kraftigt ursinne att hon föll baklänges. Bakdelen av huvudet slog i gatan och livet lämnade henne omedelbart. Detta kunde läkaren konstatera när han på förmiddagen kom till brottsplatsen. Samtidigt tackade han Gud i himlen för att Isabelle undsluppit de smärtor som våldet mot henne skulle ha medfört. Det hade istället åsamkats hennes lekamen direkt efter hennes död. Förövaren hade närmare bestämt bitit henne flera </w:t>
      </w:r>
      <w:r w:rsidRPr="00023073">
        <w:rPr>
          <w:rFonts w:ascii="Book Antiqua" w:hAnsi="Book Antiqua"/>
          <w:sz w:val="22"/>
          <w:szCs w:val="22"/>
          <w:rPrChange w:id="1739" w:author="Niklas" w:date="2011-02-09T13:16:00Z">
            <w:rPr>
              <w:sz w:val="24"/>
            </w:rPr>
          </w:rPrChange>
        </w:rPr>
        <w:lastRenderedPageBreak/>
        <w:t xml:space="preserve">gånger i bröstet och överarmarna innan han tömt henne på blod genom ett hål i halsen. Flera </w:t>
      </w:r>
      <w:proofErr w:type="spellStart"/>
      <w:r w:rsidRPr="00023073">
        <w:rPr>
          <w:rFonts w:ascii="Book Antiqua" w:hAnsi="Book Antiqua"/>
          <w:sz w:val="22"/>
          <w:szCs w:val="22"/>
          <w:rPrChange w:id="1740" w:author="Niklas" w:date="2011-02-09T13:16:00Z">
            <w:rPr>
              <w:sz w:val="24"/>
            </w:rPr>
          </w:rPrChange>
        </w:rPr>
        <w:t>bitmärken</w:t>
      </w:r>
      <w:proofErr w:type="spellEnd"/>
      <w:r w:rsidRPr="00023073">
        <w:rPr>
          <w:rFonts w:ascii="Book Antiqua" w:hAnsi="Book Antiqua"/>
          <w:sz w:val="22"/>
          <w:szCs w:val="22"/>
          <w:rPrChange w:id="1741" w:author="Niklas" w:date="2011-02-09T13:16:00Z">
            <w:rPr>
              <w:sz w:val="24"/>
            </w:rPr>
          </w:rPrChange>
        </w:rPr>
        <w:t xml:space="preserve"> var otydliga och grunda, men både läkare och polis var i detta skede ense om att det rörde sig om en ensam gärningsman. Dådet hade, i likhet med de som begåtts de föregående nätterna, en sexuell prägel och en grannfru kunde intyga att Isabelle vid flera tillfällen sålt sin kropp till män. En gång hade hon till och med fött ett barn som hon begravt i en skog norr om Marseilles, men vid närmare eftertanke var det nog bara ett illvilligt rykte som obestritt följde en lösaktig kvinna in i döden. Dock var det säkerställt att hon tidigare suttit på den anklagades bänk i fall av osedlighet och bedrägeri. Dessutom plågad av inre röster och enligt rykten </w:t>
      </w:r>
      <w:commentRangeStart w:id="1742"/>
      <w:r w:rsidRPr="00023073">
        <w:rPr>
          <w:rFonts w:ascii="Book Antiqua" w:hAnsi="Book Antiqua"/>
          <w:sz w:val="22"/>
          <w:szCs w:val="22"/>
          <w:rPrChange w:id="1743" w:author="Niklas" w:date="2011-02-09T13:16:00Z">
            <w:rPr>
              <w:sz w:val="24"/>
            </w:rPr>
          </w:rPrChange>
        </w:rPr>
        <w:t>självmedicinera</w:t>
      </w:r>
      <w:ins w:id="1744" w:author="IT Tekniker" w:date="2010-08-18T16:02:00Z">
        <w:r w:rsidR="00961F4F" w:rsidRPr="00023073">
          <w:rPr>
            <w:rFonts w:ascii="Book Antiqua" w:hAnsi="Book Antiqua"/>
            <w:sz w:val="22"/>
            <w:szCs w:val="22"/>
            <w:rPrChange w:id="1745" w:author="Niklas" w:date="2011-02-09T13:16:00Z">
              <w:rPr>
                <w:sz w:val="24"/>
              </w:rPr>
            </w:rPrChange>
          </w:rPr>
          <w:t>n</w:t>
        </w:r>
      </w:ins>
      <w:r w:rsidRPr="00023073">
        <w:rPr>
          <w:rFonts w:ascii="Book Antiqua" w:hAnsi="Book Antiqua"/>
          <w:sz w:val="22"/>
          <w:szCs w:val="22"/>
          <w:rPrChange w:id="1746" w:author="Niklas" w:date="2011-02-09T13:16:00Z">
            <w:rPr>
              <w:sz w:val="24"/>
            </w:rPr>
          </w:rPrChange>
        </w:rPr>
        <w:t>d</w:t>
      </w:r>
      <w:ins w:id="1747" w:author="IT Tekniker" w:date="2010-08-18T16:02:00Z">
        <w:r w:rsidR="00961F4F" w:rsidRPr="00023073">
          <w:rPr>
            <w:rFonts w:ascii="Book Antiqua" w:hAnsi="Book Antiqua"/>
            <w:sz w:val="22"/>
            <w:szCs w:val="22"/>
            <w:rPrChange w:id="1748" w:author="Niklas" w:date="2011-02-09T13:16:00Z">
              <w:rPr>
                <w:sz w:val="24"/>
              </w:rPr>
            </w:rPrChange>
          </w:rPr>
          <w:t>e</w:t>
        </w:r>
      </w:ins>
      <w:r w:rsidRPr="00023073">
        <w:rPr>
          <w:rFonts w:ascii="Book Antiqua" w:hAnsi="Book Antiqua"/>
          <w:sz w:val="22"/>
          <w:szCs w:val="22"/>
          <w:rPrChange w:id="1749" w:author="Niklas" w:date="2011-02-09T13:16:00Z">
            <w:rPr>
              <w:sz w:val="24"/>
            </w:rPr>
          </w:rPrChange>
        </w:rPr>
        <w:t xml:space="preserve"> </w:t>
      </w:r>
      <w:commentRangeEnd w:id="1742"/>
      <w:r w:rsidRPr="00023073">
        <w:rPr>
          <w:rStyle w:val="CommentReference"/>
          <w:rFonts w:ascii="Book Antiqua" w:hAnsi="Book Antiqua"/>
          <w:sz w:val="22"/>
          <w:szCs w:val="22"/>
          <w:rPrChange w:id="1750" w:author="Niklas" w:date="2011-02-09T13:16:00Z">
            <w:rPr>
              <w:rStyle w:val="CommentReference"/>
            </w:rPr>
          </w:rPrChange>
        </w:rPr>
        <w:commentReference w:id="1742"/>
      </w:r>
      <w:r w:rsidRPr="00023073">
        <w:rPr>
          <w:rFonts w:ascii="Book Antiqua" w:hAnsi="Book Antiqua"/>
          <w:sz w:val="22"/>
          <w:szCs w:val="22"/>
          <w:rPrChange w:id="1751" w:author="Niklas" w:date="2011-02-09T13:16:00Z">
            <w:rPr>
              <w:sz w:val="24"/>
            </w:rPr>
          </w:rPrChange>
        </w:rPr>
        <w:t>morfinist.</w:t>
      </w:r>
    </w:p>
    <w:p w:rsidR="006D632F" w:rsidRPr="00023073" w:rsidRDefault="006D632F">
      <w:pPr>
        <w:spacing w:line="276" w:lineRule="auto"/>
        <w:rPr>
          <w:rFonts w:ascii="Book Antiqua" w:hAnsi="Book Antiqua"/>
          <w:sz w:val="22"/>
          <w:szCs w:val="22"/>
          <w:rPrChange w:id="1752" w:author="Niklas" w:date="2011-02-09T13:16:00Z">
            <w:rPr>
              <w:sz w:val="24"/>
            </w:rPr>
          </w:rPrChange>
        </w:rPr>
        <w:pPrChange w:id="1753" w:author="Niklas" w:date="2011-02-09T13:18:00Z">
          <w:pPr>
            <w:spacing w:line="360" w:lineRule="auto"/>
          </w:pPr>
        </w:pPrChange>
      </w:pPr>
      <w:r w:rsidRPr="00023073">
        <w:rPr>
          <w:rFonts w:ascii="Book Antiqua" w:hAnsi="Book Antiqua"/>
          <w:sz w:val="22"/>
          <w:szCs w:val="22"/>
          <w:rPrChange w:id="1754" w:author="Niklas" w:date="2011-02-09T13:16:00Z">
            <w:rPr>
              <w:sz w:val="24"/>
            </w:rPr>
          </w:rPrChange>
        </w:rPr>
        <w:t xml:space="preserve">  Hur som helst var Isabelle en högst </w:t>
      </w:r>
      <w:proofErr w:type="spellStart"/>
      <w:r w:rsidRPr="00023073">
        <w:rPr>
          <w:rFonts w:ascii="Book Antiqua" w:hAnsi="Book Antiqua"/>
          <w:sz w:val="22"/>
          <w:szCs w:val="22"/>
          <w:rPrChange w:id="1755" w:author="Niklas" w:date="2011-02-09T13:16:00Z">
            <w:rPr>
              <w:sz w:val="24"/>
            </w:rPr>
          </w:rPrChange>
        </w:rPr>
        <w:t>tvivelaktiv</w:t>
      </w:r>
      <w:proofErr w:type="spellEnd"/>
      <w:r w:rsidRPr="00023073">
        <w:rPr>
          <w:rFonts w:ascii="Book Antiqua" w:hAnsi="Book Antiqua"/>
          <w:sz w:val="22"/>
          <w:szCs w:val="22"/>
          <w:rPrChange w:id="1756" w:author="Niklas" w:date="2011-02-09T13:16:00Z">
            <w:rPr>
              <w:sz w:val="24"/>
            </w:rPr>
          </w:rPrChange>
        </w:rPr>
        <w:t xml:space="preserve"> kvinna, vars död inte var värd att utreda. Istället kunde hennes död egentligen ses som en delseger i moralens kamp mot ogudaktigheten, då hon var ett illa sett inslag i stadsbilden och bidrog till gifta mäns moraliska förfall under sin väg till självförintelse.</w:t>
      </w:r>
    </w:p>
    <w:p w:rsidR="006D632F" w:rsidRPr="00023073" w:rsidRDefault="006D632F">
      <w:pPr>
        <w:spacing w:line="276" w:lineRule="auto"/>
        <w:rPr>
          <w:rFonts w:ascii="Book Antiqua" w:hAnsi="Book Antiqua"/>
          <w:sz w:val="22"/>
          <w:szCs w:val="22"/>
          <w:rPrChange w:id="1757" w:author="Niklas" w:date="2011-02-09T13:16:00Z">
            <w:rPr>
              <w:sz w:val="24"/>
            </w:rPr>
          </w:rPrChange>
        </w:rPr>
        <w:pPrChange w:id="1758" w:author="Niklas" w:date="2011-02-09T13:18:00Z">
          <w:pPr>
            <w:spacing w:line="360" w:lineRule="auto"/>
          </w:pPr>
        </w:pPrChange>
      </w:pPr>
    </w:p>
    <w:p w:rsidR="006D632F" w:rsidRPr="00023073" w:rsidRDefault="006D632F">
      <w:pPr>
        <w:spacing w:line="276" w:lineRule="auto"/>
        <w:jc w:val="center"/>
        <w:rPr>
          <w:rFonts w:ascii="Book Antiqua" w:hAnsi="Book Antiqua"/>
          <w:sz w:val="22"/>
          <w:szCs w:val="22"/>
          <w:rPrChange w:id="1759" w:author="Niklas" w:date="2011-02-09T13:16:00Z">
            <w:rPr>
              <w:sz w:val="24"/>
            </w:rPr>
          </w:rPrChange>
        </w:rPr>
        <w:pPrChange w:id="1760" w:author="Niklas" w:date="2011-02-09T13:18:00Z">
          <w:pPr>
            <w:spacing w:line="360" w:lineRule="auto"/>
            <w:jc w:val="center"/>
          </w:pPr>
        </w:pPrChange>
      </w:pPr>
      <w:r w:rsidRPr="00023073">
        <w:rPr>
          <w:rFonts w:ascii="Book Antiqua" w:hAnsi="Book Antiqua"/>
          <w:sz w:val="22"/>
          <w:szCs w:val="22"/>
          <w:rPrChange w:id="1761" w:author="Niklas" w:date="2011-02-09T13:16:00Z">
            <w:rPr>
              <w:sz w:val="24"/>
            </w:rPr>
          </w:rPrChange>
        </w:rPr>
        <w:t>*</w:t>
      </w:r>
      <w:ins w:id="1762" w:author="Niklas Dahlman" w:date="2010-03-11T14:59:00Z">
        <w:r w:rsidRPr="00023073">
          <w:rPr>
            <w:rFonts w:ascii="Book Antiqua" w:hAnsi="Book Antiqua"/>
            <w:sz w:val="22"/>
            <w:szCs w:val="22"/>
            <w:rPrChange w:id="1763" w:author="Niklas" w:date="2011-02-09T13:16:00Z">
              <w:rPr>
                <w:sz w:val="24"/>
              </w:rPr>
            </w:rPrChange>
          </w:rPr>
          <w:t xml:space="preserve"> * *</w:t>
        </w:r>
      </w:ins>
    </w:p>
    <w:p w:rsidR="006D632F" w:rsidRPr="00023073" w:rsidRDefault="006D632F">
      <w:pPr>
        <w:spacing w:line="276" w:lineRule="auto"/>
        <w:jc w:val="center"/>
        <w:rPr>
          <w:rFonts w:ascii="Book Antiqua" w:hAnsi="Book Antiqua"/>
          <w:sz w:val="22"/>
          <w:szCs w:val="22"/>
          <w:rPrChange w:id="1764" w:author="Niklas" w:date="2011-02-09T13:16:00Z">
            <w:rPr>
              <w:sz w:val="24"/>
            </w:rPr>
          </w:rPrChange>
        </w:rPr>
        <w:pPrChange w:id="1765" w:author="Niklas" w:date="2011-02-09T13:18:00Z">
          <w:pPr>
            <w:spacing w:line="360" w:lineRule="auto"/>
            <w:jc w:val="center"/>
          </w:pPr>
        </w:pPrChange>
      </w:pPr>
    </w:p>
    <w:p w:rsidR="006D632F" w:rsidRPr="00023073" w:rsidRDefault="006D632F">
      <w:pPr>
        <w:spacing w:line="276" w:lineRule="auto"/>
        <w:rPr>
          <w:rFonts w:ascii="Book Antiqua" w:hAnsi="Book Antiqua"/>
          <w:sz w:val="22"/>
          <w:szCs w:val="22"/>
          <w:rPrChange w:id="1766" w:author="Niklas" w:date="2011-02-09T13:16:00Z">
            <w:rPr>
              <w:sz w:val="24"/>
            </w:rPr>
          </w:rPrChange>
        </w:rPr>
        <w:pPrChange w:id="1767" w:author="Niklas" w:date="2011-02-09T13:18:00Z">
          <w:pPr>
            <w:spacing w:line="360" w:lineRule="auto"/>
          </w:pPr>
        </w:pPrChange>
      </w:pPr>
      <w:r w:rsidRPr="00023073">
        <w:rPr>
          <w:rFonts w:ascii="Book Antiqua" w:hAnsi="Book Antiqua"/>
          <w:sz w:val="22"/>
          <w:szCs w:val="22"/>
          <w:rPrChange w:id="1768" w:author="Niklas" w:date="2011-02-09T13:16:00Z">
            <w:rPr>
              <w:sz w:val="24"/>
            </w:rPr>
          </w:rPrChange>
        </w:rPr>
        <w:t xml:space="preserve">Någonstans i ett rum utan fönster sitter några män och kvinnor och smider ränker. Kanske är det ett källarvalv eller en rum befriat från insyn. Inga naturliga dofter eller ljus kan nå ända dit in, där fotogenlampornas flackande </w:t>
      </w:r>
      <w:r w:rsidRPr="00023073">
        <w:rPr>
          <w:rFonts w:ascii="Book Antiqua" w:hAnsi="Book Antiqua"/>
          <w:sz w:val="22"/>
          <w:szCs w:val="22"/>
          <w:rPrChange w:id="1769" w:author="Niklas" w:date="2011-02-09T13:16:00Z">
            <w:rPr>
              <w:sz w:val="24"/>
            </w:rPr>
          </w:rPrChange>
        </w:rPr>
        <w:lastRenderedPageBreak/>
        <w:t xml:space="preserve">sken blir till kurragömmalekar i mörkret. Man är samlade på träbänkar på båda sidor om ett långbord och viskar sinsemellan. Samlade i lönndom och invigda i de hemliga doktrinerna. Detta är de svarta koftorna, en inflytelserik grupp bestående av människor från samhällets översta skikt, som gemensamt ägnar sig åt ockult litteratur och hedniska ritualer. Deras sammankomster skulle </w:t>
      </w:r>
      <w:ins w:id="1770" w:author="IT Tekniker" w:date="2010-08-18T16:03:00Z">
        <w:r w:rsidR="00961F4F" w:rsidRPr="00023073">
          <w:rPr>
            <w:rFonts w:ascii="Book Antiqua" w:hAnsi="Book Antiqua"/>
            <w:sz w:val="22"/>
            <w:szCs w:val="22"/>
            <w:rPrChange w:id="1771" w:author="Niklas" w:date="2011-02-09T13:16:00Z">
              <w:rPr>
                <w:sz w:val="24"/>
              </w:rPr>
            </w:rPrChange>
          </w:rPr>
          <w:t>av</w:t>
        </w:r>
      </w:ins>
      <w:commentRangeStart w:id="1772"/>
      <w:del w:id="1773" w:author="IT Tekniker" w:date="2010-08-18T16:03:00Z">
        <w:r w:rsidRPr="00023073" w:rsidDel="00961F4F">
          <w:rPr>
            <w:rFonts w:ascii="Book Antiqua" w:hAnsi="Book Antiqua"/>
            <w:sz w:val="22"/>
            <w:szCs w:val="22"/>
            <w:rPrChange w:id="1774" w:author="Niklas" w:date="2011-02-09T13:16:00Z">
              <w:rPr>
                <w:sz w:val="24"/>
              </w:rPr>
            </w:rPrChange>
          </w:rPr>
          <w:delText>för</w:delText>
        </w:r>
      </w:del>
      <w:r w:rsidRPr="00023073">
        <w:rPr>
          <w:rFonts w:ascii="Book Antiqua" w:hAnsi="Book Antiqua"/>
          <w:sz w:val="22"/>
          <w:szCs w:val="22"/>
          <w:rPrChange w:id="1775" w:author="Niklas" w:date="2011-02-09T13:16:00Z">
            <w:rPr>
              <w:sz w:val="24"/>
            </w:rPr>
          </w:rPrChange>
        </w:rPr>
        <w:t xml:space="preserve"> utomstående ses </w:t>
      </w:r>
      <w:commentRangeEnd w:id="1772"/>
      <w:r w:rsidRPr="00023073">
        <w:rPr>
          <w:rStyle w:val="CommentReference"/>
          <w:rFonts w:ascii="Book Antiqua" w:hAnsi="Book Antiqua"/>
          <w:sz w:val="22"/>
          <w:szCs w:val="22"/>
          <w:rPrChange w:id="1776" w:author="Niklas" w:date="2011-02-09T13:16:00Z">
            <w:rPr>
              <w:rStyle w:val="CommentReference"/>
            </w:rPr>
          </w:rPrChange>
        </w:rPr>
        <w:commentReference w:id="1772"/>
      </w:r>
      <w:r w:rsidRPr="00023073">
        <w:rPr>
          <w:rFonts w:ascii="Book Antiqua" w:hAnsi="Book Antiqua"/>
          <w:sz w:val="22"/>
          <w:szCs w:val="22"/>
          <w:rPrChange w:id="1777" w:author="Niklas" w:date="2011-02-09T13:16:00Z">
            <w:rPr>
              <w:sz w:val="24"/>
            </w:rPr>
          </w:rPrChange>
        </w:rPr>
        <w:t>som en slags teater. Den är fylld av rekvisita med korresponderande masker, smink och kostymer.</w:t>
      </w:r>
    </w:p>
    <w:p w:rsidR="006D632F" w:rsidRPr="00023073" w:rsidRDefault="006D632F">
      <w:pPr>
        <w:spacing w:line="276" w:lineRule="auto"/>
        <w:rPr>
          <w:rFonts w:ascii="Book Antiqua" w:hAnsi="Book Antiqua"/>
          <w:sz w:val="22"/>
          <w:szCs w:val="22"/>
          <w:rPrChange w:id="1778" w:author="Niklas" w:date="2011-02-09T13:16:00Z">
            <w:rPr>
              <w:sz w:val="24"/>
            </w:rPr>
          </w:rPrChange>
        </w:rPr>
        <w:pPrChange w:id="1779" w:author="Niklas" w:date="2011-02-09T13:18:00Z">
          <w:pPr>
            <w:spacing w:line="360" w:lineRule="auto"/>
          </w:pPr>
        </w:pPrChange>
      </w:pPr>
      <w:r w:rsidRPr="00023073">
        <w:rPr>
          <w:rFonts w:ascii="Book Antiqua" w:hAnsi="Book Antiqua"/>
          <w:sz w:val="22"/>
          <w:szCs w:val="22"/>
          <w:rPrChange w:id="1780" w:author="Niklas" w:date="2011-02-09T13:16:00Z">
            <w:rPr>
              <w:sz w:val="24"/>
            </w:rPr>
          </w:rPrChange>
        </w:rPr>
        <w:t xml:space="preserve">  Vid bordets bortre kortsida reser sig långsamt en äldre herre, till synes tyngd av osynliga kedjor, för att ta till orda. Hans bundsförvanter tystnar ögonblickligen och några av dem som sitter nära skakar oroligt på sina små huvuden och grimaserar. Den äldre herrens hud är mycket skrovlig och ett stort ärr löper över vänstra kinden, ungefär som om blixten slagit ner i en trädstam och lämnat ett djupt hack. Även i pannan löper djupa veck, vilket utstrålar både råstyrka och handlingskraft.</w:t>
      </w:r>
    </w:p>
    <w:p w:rsidR="006D632F" w:rsidRPr="00023073" w:rsidRDefault="006D632F">
      <w:pPr>
        <w:spacing w:line="276" w:lineRule="auto"/>
        <w:rPr>
          <w:rFonts w:ascii="Book Antiqua" w:hAnsi="Book Antiqua"/>
          <w:sz w:val="22"/>
          <w:szCs w:val="22"/>
          <w:rPrChange w:id="1781" w:author="Niklas" w:date="2011-02-09T13:16:00Z">
            <w:rPr>
              <w:sz w:val="24"/>
            </w:rPr>
          </w:rPrChange>
        </w:rPr>
        <w:pPrChange w:id="1782" w:author="Niklas" w:date="2011-02-09T13:18:00Z">
          <w:pPr>
            <w:spacing w:line="360" w:lineRule="auto"/>
          </w:pPr>
        </w:pPrChange>
      </w:pPr>
      <w:r w:rsidRPr="00023073">
        <w:rPr>
          <w:rFonts w:ascii="Book Antiqua" w:hAnsi="Book Antiqua"/>
          <w:sz w:val="22"/>
          <w:szCs w:val="22"/>
          <w:rPrChange w:id="1783" w:author="Niklas" w:date="2011-02-09T13:16:00Z">
            <w:rPr>
              <w:sz w:val="24"/>
            </w:rPr>
          </w:rPrChange>
        </w:rPr>
        <w:t>– Min önskan är att alla som samlats här i natt förstår vikten av uppgiften vi har framför oss, börjar mannen med en dov, knappt hörbar, stämma. Det är som om luften där inne inte räcker till, och han tar en paus och torkar sig med en näsduk i pannan. Hans bröst hävs av andningen. En överdådig guldbrosch är fäst nästan uppe vid vänster axel, och hans svarta kofta är fuktig av svett. Han tar ny sats:</w:t>
      </w:r>
    </w:p>
    <w:p w:rsidR="006D632F" w:rsidRPr="00023073" w:rsidRDefault="006D632F">
      <w:pPr>
        <w:spacing w:line="276" w:lineRule="auto"/>
        <w:rPr>
          <w:rFonts w:ascii="Book Antiqua" w:hAnsi="Book Antiqua"/>
          <w:sz w:val="22"/>
          <w:szCs w:val="22"/>
          <w:rPrChange w:id="1784" w:author="Niklas" w:date="2011-02-09T13:16:00Z">
            <w:rPr>
              <w:sz w:val="24"/>
            </w:rPr>
          </w:rPrChange>
        </w:rPr>
        <w:pPrChange w:id="1785" w:author="Niklas" w:date="2011-02-09T13:18:00Z">
          <w:pPr>
            <w:spacing w:line="360" w:lineRule="auto"/>
          </w:pPr>
        </w:pPrChange>
      </w:pPr>
      <w:r w:rsidRPr="00023073">
        <w:rPr>
          <w:rFonts w:ascii="Book Antiqua" w:hAnsi="Book Antiqua"/>
          <w:sz w:val="22"/>
          <w:szCs w:val="22"/>
          <w:rPrChange w:id="1786" w:author="Niklas" w:date="2011-02-09T13:16:00Z">
            <w:rPr>
              <w:sz w:val="24"/>
            </w:rPr>
          </w:rPrChange>
        </w:rPr>
        <w:lastRenderedPageBreak/>
        <w:t>– De av oss som ännu inte gör det, ska nu en gång för alla bli införstådda i vad som är i görningen.</w:t>
      </w:r>
    </w:p>
    <w:p w:rsidR="006D632F" w:rsidRPr="00023073" w:rsidRDefault="006D632F">
      <w:pPr>
        <w:spacing w:line="276" w:lineRule="auto"/>
        <w:rPr>
          <w:rFonts w:ascii="Book Antiqua" w:hAnsi="Book Antiqua"/>
          <w:sz w:val="22"/>
          <w:szCs w:val="22"/>
          <w:rPrChange w:id="1787" w:author="Niklas" w:date="2011-02-09T13:16:00Z">
            <w:rPr>
              <w:sz w:val="24"/>
            </w:rPr>
          </w:rPrChange>
        </w:rPr>
        <w:pPrChange w:id="1788" w:author="Niklas" w:date="2011-02-09T13:18:00Z">
          <w:pPr>
            <w:spacing w:line="360" w:lineRule="auto"/>
          </w:pPr>
        </w:pPrChange>
      </w:pPr>
      <w:r w:rsidRPr="00023073">
        <w:rPr>
          <w:rFonts w:ascii="Book Antiqua" w:hAnsi="Book Antiqua"/>
          <w:sz w:val="22"/>
          <w:szCs w:val="22"/>
          <w:rPrChange w:id="1789" w:author="Niklas" w:date="2011-02-09T13:16:00Z">
            <w:rPr>
              <w:sz w:val="24"/>
            </w:rPr>
          </w:rPrChange>
        </w:rPr>
        <w:t xml:space="preserve">  Den äldre mannen sänker sin röst ytterligare och nu är det näst intill omöjligt för de som inte sitter i direkt anslutning till honom att höra vad som sägs. Ensemblen lyssnar emellertid ändå med andakt och flertalet nickar instämmande på allt som de kan uppfatta. Så plötsligt blir upphetsningen hos den talande stark och bärkraftig och han höjer sin veka röst i något som kan liknas vid ett brandtal.</w:t>
      </w:r>
    </w:p>
    <w:p w:rsidR="006D632F" w:rsidRPr="00023073" w:rsidRDefault="006D632F">
      <w:pPr>
        <w:spacing w:line="276" w:lineRule="auto"/>
        <w:rPr>
          <w:rFonts w:ascii="Book Antiqua" w:hAnsi="Book Antiqua"/>
          <w:color w:val="000000"/>
          <w:sz w:val="22"/>
          <w:szCs w:val="22"/>
          <w:rPrChange w:id="1790" w:author="Niklas" w:date="2011-02-09T13:16:00Z">
            <w:rPr>
              <w:color w:val="000000"/>
              <w:sz w:val="24"/>
            </w:rPr>
          </w:rPrChange>
        </w:rPr>
        <w:pPrChange w:id="1791" w:author="Niklas" w:date="2011-02-09T13:18:00Z">
          <w:pPr>
            <w:spacing w:line="360" w:lineRule="auto"/>
          </w:pPr>
        </w:pPrChange>
      </w:pPr>
      <w:r w:rsidRPr="00023073">
        <w:rPr>
          <w:rFonts w:ascii="Book Antiqua" w:hAnsi="Book Antiqua"/>
          <w:sz w:val="22"/>
          <w:szCs w:val="22"/>
          <w:rPrChange w:id="1792" w:author="Niklas" w:date="2011-02-09T13:16:00Z">
            <w:rPr>
              <w:sz w:val="24"/>
            </w:rPr>
          </w:rPrChange>
        </w:rPr>
        <w:t xml:space="preserve">– </w:t>
      </w:r>
      <w:proofErr w:type="spellStart"/>
      <w:r w:rsidRPr="00023073">
        <w:rPr>
          <w:rFonts w:ascii="Book Antiqua" w:hAnsi="Book Antiqua"/>
          <w:sz w:val="22"/>
          <w:szCs w:val="22"/>
          <w:rPrChange w:id="1793" w:author="Niklas" w:date="2011-02-09T13:16:00Z">
            <w:rPr>
              <w:sz w:val="24"/>
            </w:rPr>
          </w:rPrChange>
        </w:rPr>
        <w:t>Lykantropens</w:t>
      </w:r>
      <w:proofErr w:type="spellEnd"/>
      <w:r w:rsidRPr="00023073">
        <w:rPr>
          <w:rFonts w:ascii="Book Antiqua" w:hAnsi="Book Antiqua"/>
          <w:sz w:val="22"/>
          <w:szCs w:val="22"/>
          <w:rPrChange w:id="1794" w:author="Niklas" w:date="2011-02-09T13:16:00Z">
            <w:rPr>
              <w:sz w:val="24"/>
            </w:rPr>
          </w:rPrChange>
        </w:rPr>
        <w:t xml:space="preserve"> tid är nu! Att vänta är att låta sig besegras. Vi måste handla för att inte förintas. Den allsmäktige har kallat oss genom j</w:t>
      </w:r>
      <w:r w:rsidRPr="00023073">
        <w:rPr>
          <w:rFonts w:ascii="Book Antiqua" w:hAnsi="Book Antiqua"/>
          <w:color w:val="000000"/>
          <w:sz w:val="22"/>
          <w:szCs w:val="22"/>
          <w:rPrChange w:id="1795" w:author="Niklas" w:date="2011-02-09T13:16:00Z">
            <w:rPr>
              <w:color w:val="000000"/>
              <w:sz w:val="24"/>
            </w:rPr>
          </w:rPrChange>
        </w:rPr>
        <w:t>ärtecken såsom detta. Låt oss inte tveka, utan segra. Segra! Segra!</w:t>
      </w:r>
    </w:p>
    <w:p w:rsidR="006D632F" w:rsidRPr="00023073" w:rsidRDefault="006D632F">
      <w:pPr>
        <w:spacing w:line="276" w:lineRule="auto"/>
        <w:rPr>
          <w:rFonts w:ascii="Book Antiqua" w:hAnsi="Book Antiqua"/>
          <w:sz w:val="22"/>
          <w:szCs w:val="22"/>
          <w:rPrChange w:id="1796" w:author="Niklas" w:date="2011-02-09T13:16:00Z">
            <w:rPr>
              <w:sz w:val="24"/>
            </w:rPr>
          </w:rPrChange>
        </w:rPr>
        <w:pPrChange w:id="1797" w:author="Niklas" w:date="2011-02-09T13:18:00Z">
          <w:pPr>
            <w:spacing w:line="360" w:lineRule="auto"/>
          </w:pPr>
        </w:pPrChange>
      </w:pPr>
      <w:r w:rsidRPr="00023073">
        <w:rPr>
          <w:rFonts w:ascii="Book Antiqua" w:hAnsi="Book Antiqua"/>
          <w:sz w:val="22"/>
          <w:szCs w:val="22"/>
          <w:rPrChange w:id="1798" w:author="Niklas" w:date="2011-02-09T13:16:00Z">
            <w:rPr>
              <w:sz w:val="24"/>
            </w:rPr>
          </w:rPrChange>
        </w:rPr>
        <w:t xml:space="preserve">  Hans glödande avslutning kommer att elda de församlade och de är en lättantändlig skara. Snart stämmer de in i hans tal, och enigheten om den framtida segern uttalas runt bordet. Snart kommer de att vara fast beslutna om att ändamålen helgar medlen, att dödande är oundvikligt, att lagöverträdelser måste användas för att skydda människor mot lagöverträdelser i framtiden. Att övergrepp förhindrar framtida övergrepp.</w:t>
      </w:r>
    </w:p>
    <w:p w:rsidR="006D632F" w:rsidRPr="00023073" w:rsidRDefault="006D632F">
      <w:pPr>
        <w:spacing w:line="276" w:lineRule="auto"/>
        <w:rPr>
          <w:rFonts w:ascii="Book Antiqua" w:hAnsi="Book Antiqua"/>
          <w:sz w:val="22"/>
          <w:szCs w:val="22"/>
          <w:rPrChange w:id="1799" w:author="Niklas" w:date="2011-02-09T13:16:00Z">
            <w:rPr>
              <w:sz w:val="24"/>
            </w:rPr>
          </w:rPrChange>
        </w:rPr>
        <w:pPrChange w:id="1800" w:author="Niklas" w:date="2011-02-09T13:18:00Z">
          <w:pPr>
            <w:spacing w:line="360" w:lineRule="auto"/>
          </w:pPr>
        </w:pPrChange>
      </w:pPr>
    </w:p>
    <w:p w:rsidR="006D632F" w:rsidRPr="00023073" w:rsidRDefault="006D632F">
      <w:pPr>
        <w:pStyle w:val="Heading1"/>
        <w:spacing w:line="276" w:lineRule="auto"/>
        <w:rPr>
          <w:rFonts w:ascii="Book Antiqua" w:hAnsi="Book Antiqua"/>
          <w:sz w:val="22"/>
          <w:szCs w:val="22"/>
          <w:lang w:val="sv-SE"/>
          <w:rPrChange w:id="1801" w:author="Niklas" w:date="2011-02-09T13:16:00Z">
            <w:rPr>
              <w:rFonts w:ascii="Times New Roman" w:eastAsia="Times New Roman" w:hAnsi="Times New Roman" w:cs="Times New Roman"/>
              <w:sz w:val="24"/>
              <w:lang w:val="sv-SE"/>
            </w:rPr>
          </w:rPrChange>
        </w:rPr>
        <w:pPrChange w:id="1802" w:author="Niklas" w:date="2011-02-09T13:18:00Z">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pPr>
        </w:pPrChange>
      </w:pPr>
      <w:r w:rsidRPr="00023073">
        <w:rPr>
          <w:rFonts w:ascii="Book Antiqua" w:hAnsi="Book Antiqua"/>
          <w:sz w:val="22"/>
          <w:szCs w:val="22"/>
          <w:lang w:val="sv-SE"/>
          <w:rPrChange w:id="1803" w:author="Niklas" w:date="2011-02-09T13:16:00Z">
            <w:rPr>
              <w:rFonts w:ascii="Times New Roman" w:hAnsi="Times New Roman"/>
              <w:b/>
              <w:bCs/>
              <w:sz w:val="24"/>
              <w:lang w:val="sv-SE"/>
            </w:rPr>
          </w:rPrChange>
        </w:rPr>
        <w:t>6</w:t>
      </w:r>
    </w:p>
    <w:p w:rsidR="006D632F" w:rsidRPr="00023073" w:rsidRDefault="006D632F">
      <w:pPr>
        <w:spacing w:line="276" w:lineRule="auto"/>
        <w:rPr>
          <w:rFonts w:ascii="Book Antiqua" w:hAnsi="Book Antiqua"/>
          <w:sz w:val="22"/>
          <w:szCs w:val="22"/>
          <w:rPrChange w:id="1804" w:author="Niklas" w:date="2011-02-09T13:16:00Z">
            <w:rPr>
              <w:sz w:val="24"/>
            </w:rPr>
          </w:rPrChange>
        </w:rPr>
        <w:pPrChange w:id="1805" w:author="Niklas" w:date="2011-02-09T13:18:00Z">
          <w:pPr>
            <w:spacing w:line="360" w:lineRule="auto"/>
          </w:pPr>
        </w:pPrChange>
      </w:pPr>
    </w:p>
    <w:p w:rsidR="006C6A72" w:rsidRPr="00023073" w:rsidRDefault="006D632F">
      <w:pPr>
        <w:numPr>
          <w:ins w:id="1806" w:author="IT Tekniker" w:date="2011-02-03T09:54:00Z"/>
        </w:numPr>
        <w:spacing w:line="276" w:lineRule="auto"/>
        <w:rPr>
          <w:ins w:id="1807" w:author="IT Tekniker" w:date="2011-02-03T09:54:00Z"/>
          <w:rFonts w:ascii="Book Antiqua" w:hAnsi="Book Antiqua"/>
          <w:sz w:val="22"/>
          <w:szCs w:val="22"/>
          <w:rPrChange w:id="1808" w:author="Niklas" w:date="2011-02-09T13:16:00Z">
            <w:rPr>
              <w:ins w:id="1809" w:author="IT Tekniker" w:date="2011-02-03T09:54:00Z"/>
              <w:sz w:val="24"/>
            </w:rPr>
          </w:rPrChange>
        </w:rPr>
        <w:pPrChange w:id="1810" w:author="Niklas" w:date="2011-02-09T13:18:00Z">
          <w:pPr>
            <w:spacing w:line="360" w:lineRule="auto"/>
          </w:pPr>
        </w:pPrChange>
      </w:pPr>
      <w:r w:rsidRPr="00023073">
        <w:rPr>
          <w:rFonts w:ascii="Book Antiqua" w:hAnsi="Book Antiqua"/>
          <w:sz w:val="22"/>
          <w:szCs w:val="22"/>
          <w:rPrChange w:id="1811" w:author="Niklas" w:date="2011-02-09T13:16:00Z">
            <w:rPr>
              <w:sz w:val="24"/>
            </w:rPr>
          </w:rPrChange>
        </w:rPr>
        <w:t xml:space="preserve">Antikrist, det sjuhövdade vilddjuret jag lärt känna genom bibelns uppenbarelsebok, stryker omkring i skuggorna vid rummets bortre vägg. Besten </w:t>
      </w:r>
      <w:r w:rsidRPr="00023073">
        <w:rPr>
          <w:rFonts w:ascii="Book Antiqua" w:hAnsi="Book Antiqua"/>
          <w:sz w:val="22"/>
          <w:szCs w:val="22"/>
          <w:rPrChange w:id="1812" w:author="Niklas" w:date="2011-02-09T13:16:00Z">
            <w:rPr>
              <w:sz w:val="24"/>
            </w:rPr>
          </w:rPrChange>
        </w:rPr>
        <w:lastRenderedPageBreak/>
        <w:t>förkroppsligar kristenhetens absoluta fiende i striden före Gudsrikets slutgiltiga seger, så vad i helvete kan dess ärende vara?</w:t>
      </w:r>
      <w:ins w:id="1813" w:author="IT Tekniker" w:date="2011-02-03T09:54:00Z">
        <w:r w:rsidR="006C6A72" w:rsidRPr="00023073">
          <w:rPr>
            <w:rFonts w:ascii="Book Antiqua" w:hAnsi="Book Antiqua"/>
            <w:sz w:val="22"/>
            <w:szCs w:val="22"/>
            <w:rPrChange w:id="1814" w:author="Niklas" w:date="2011-02-09T13:16:00Z">
              <w:rPr>
                <w:sz w:val="24"/>
              </w:rPr>
            </w:rPrChange>
          </w:rPr>
          <w:t xml:space="preserve">  </w:t>
        </w:r>
      </w:ins>
      <w:ins w:id="1815" w:author="IT Tekniker" w:date="2011-02-03T09:55:00Z">
        <w:r w:rsidR="006C6A72" w:rsidRPr="00023073">
          <w:rPr>
            <w:rFonts w:ascii="Book Antiqua" w:hAnsi="Book Antiqua"/>
            <w:sz w:val="22"/>
            <w:szCs w:val="22"/>
            <w:rPrChange w:id="1816" w:author="Niklas" w:date="2011-02-09T13:16:00Z">
              <w:rPr>
                <w:sz w:val="24"/>
              </w:rPr>
            </w:rPrChange>
          </w:rPr>
          <w:t>Har den kommit för att</w:t>
        </w:r>
      </w:ins>
      <w:ins w:id="1817" w:author="IT Tekniker" w:date="2011-02-03T09:54:00Z">
        <w:r w:rsidR="006C6A72" w:rsidRPr="00023073">
          <w:rPr>
            <w:rFonts w:ascii="Book Antiqua" w:hAnsi="Book Antiqua"/>
            <w:sz w:val="22"/>
            <w:szCs w:val="22"/>
            <w:rPrChange w:id="1818" w:author="Niklas" w:date="2011-02-09T13:16:00Z">
              <w:rPr>
                <w:sz w:val="24"/>
              </w:rPr>
            </w:rPrChange>
          </w:rPr>
          <w:t xml:space="preserve"> mörda mig! För att befria mig från jordelivets </w:t>
        </w:r>
        <w:proofErr w:type="spellStart"/>
        <w:r w:rsidR="006C6A72" w:rsidRPr="00023073">
          <w:rPr>
            <w:rFonts w:ascii="Book Antiqua" w:hAnsi="Book Antiqua"/>
            <w:sz w:val="22"/>
            <w:szCs w:val="22"/>
            <w:rPrChange w:id="1819" w:author="Niklas" w:date="2011-02-09T13:16:00Z">
              <w:rPr>
                <w:sz w:val="24"/>
              </w:rPr>
            </w:rPrChange>
          </w:rPr>
          <w:t>vemödor</w:t>
        </w:r>
      </w:ins>
      <w:proofErr w:type="spellEnd"/>
      <w:ins w:id="1820" w:author="IT Tekniker" w:date="2011-02-03T09:55:00Z">
        <w:r w:rsidR="006C6A72" w:rsidRPr="00023073">
          <w:rPr>
            <w:rFonts w:ascii="Book Antiqua" w:hAnsi="Book Antiqua"/>
            <w:sz w:val="22"/>
            <w:szCs w:val="22"/>
            <w:rPrChange w:id="1821" w:author="Niklas" w:date="2011-02-09T13:16:00Z">
              <w:rPr>
                <w:sz w:val="24"/>
              </w:rPr>
            </w:rPrChange>
          </w:rPr>
          <w:t xml:space="preserve"> genom ett </w:t>
        </w:r>
      </w:ins>
      <w:ins w:id="1822" w:author="IT Tekniker" w:date="2011-02-03T09:56:00Z">
        <w:r w:rsidR="006C6A72" w:rsidRPr="00023073">
          <w:rPr>
            <w:rFonts w:ascii="Book Antiqua" w:hAnsi="Book Antiqua"/>
            <w:sz w:val="22"/>
            <w:szCs w:val="22"/>
            <w:rPrChange w:id="1823" w:author="Niklas" w:date="2011-02-09T13:16:00Z">
              <w:rPr>
                <w:sz w:val="24"/>
              </w:rPr>
            </w:rPrChange>
          </w:rPr>
          <w:t>våldsamt straff,</w:t>
        </w:r>
      </w:ins>
      <w:ins w:id="1824" w:author="IT Tekniker" w:date="2011-02-03T09:54:00Z">
        <w:r w:rsidR="006C6A72" w:rsidRPr="00023073">
          <w:rPr>
            <w:rFonts w:ascii="Book Antiqua" w:hAnsi="Book Antiqua"/>
            <w:sz w:val="22"/>
            <w:szCs w:val="22"/>
            <w:rPrChange w:id="1825" w:author="Niklas" w:date="2011-02-09T13:16:00Z">
              <w:rPr>
                <w:sz w:val="24"/>
              </w:rPr>
            </w:rPrChange>
          </w:rPr>
          <w:t xml:space="preserve"> som en värdig avslutning på ett ovärdigt liv. Att någon vill ta något som inte är mer värt än en näve grus. Mitt usla liv som f</w:t>
        </w:r>
        <w:r w:rsidR="005E4066" w:rsidRPr="00023073">
          <w:rPr>
            <w:rFonts w:ascii="Book Antiqua" w:hAnsi="Book Antiqua"/>
            <w:sz w:val="22"/>
            <w:szCs w:val="22"/>
            <w:rPrChange w:id="1826" w:author="Niklas" w:date="2011-02-09T13:16:00Z">
              <w:rPr>
                <w:sz w:val="24"/>
              </w:rPr>
            </w:rPrChange>
          </w:rPr>
          <w:t>örpestar en redan eländig värld</w:t>
        </w:r>
      </w:ins>
      <w:ins w:id="1827" w:author="IT Tekniker" w:date="2011-02-03T09:56:00Z">
        <w:r w:rsidR="005E4066" w:rsidRPr="00023073">
          <w:rPr>
            <w:rFonts w:ascii="Book Antiqua" w:hAnsi="Book Antiqua"/>
            <w:sz w:val="22"/>
            <w:szCs w:val="22"/>
            <w:rPrChange w:id="1828" w:author="Niklas" w:date="2011-02-09T13:16:00Z">
              <w:rPr>
                <w:sz w:val="24"/>
              </w:rPr>
            </w:rPrChange>
          </w:rPr>
          <w:t>.</w:t>
        </w:r>
      </w:ins>
    </w:p>
    <w:p w:rsidR="006D632F" w:rsidRPr="00023073" w:rsidRDefault="006D632F">
      <w:pPr>
        <w:numPr>
          <w:ins w:id="1829" w:author="IT Tekniker" w:date="2011-02-03T09:54:00Z"/>
        </w:numPr>
        <w:spacing w:line="276" w:lineRule="auto"/>
        <w:rPr>
          <w:rFonts w:ascii="Book Antiqua" w:hAnsi="Book Antiqua"/>
          <w:sz w:val="22"/>
          <w:szCs w:val="22"/>
          <w:rPrChange w:id="1830" w:author="Niklas" w:date="2011-02-09T13:16:00Z">
            <w:rPr>
              <w:sz w:val="24"/>
            </w:rPr>
          </w:rPrChange>
        </w:rPr>
        <w:pPrChange w:id="1831" w:author="Niklas" w:date="2011-02-09T13:18:00Z">
          <w:pPr>
            <w:spacing w:line="360" w:lineRule="auto"/>
          </w:pPr>
        </w:pPrChange>
      </w:pPr>
      <w:r w:rsidRPr="00023073">
        <w:rPr>
          <w:rFonts w:ascii="Book Antiqua" w:hAnsi="Book Antiqua"/>
          <w:sz w:val="22"/>
          <w:szCs w:val="22"/>
          <w:rPrChange w:id="1832" w:author="Niklas" w:date="2011-02-09T13:16:00Z">
            <w:rPr>
              <w:sz w:val="24"/>
            </w:rPr>
          </w:rPrChange>
        </w:rPr>
        <w:t xml:space="preserve"> Jag blundar, knyter nävarna och ber för att synvillan ska försvinna. Kraftansträngningen får ögonen att tåras och det salta vattnet letar sig ner över kinderna. Men villan är borta när jag öppnar ögonen och fånigt stirrar in i halvmörkret. Det är inte första gången i natt och jag våndas och känner mig förföljd. Om det inte är maran som rider mig i sömnen, är det malströmmen som slickar min nacke och mina axlar. Denna neråtgående vattenspiral där okynniga människor sjunker ner lockar mig i slummern och förvandlar sömntimmarna till ett ont straff. </w:t>
      </w:r>
    </w:p>
    <w:p w:rsidR="006D632F" w:rsidRPr="00023073" w:rsidRDefault="006D632F">
      <w:pPr>
        <w:spacing w:line="276" w:lineRule="auto"/>
        <w:rPr>
          <w:rFonts w:ascii="Book Antiqua" w:hAnsi="Book Antiqua"/>
          <w:sz w:val="22"/>
          <w:szCs w:val="22"/>
          <w:rPrChange w:id="1833" w:author="Niklas" w:date="2011-02-09T13:16:00Z">
            <w:rPr>
              <w:sz w:val="24"/>
            </w:rPr>
          </w:rPrChange>
        </w:rPr>
        <w:pPrChange w:id="1834" w:author="Niklas" w:date="2011-02-09T13:18:00Z">
          <w:pPr>
            <w:spacing w:line="360" w:lineRule="auto"/>
          </w:pPr>
        </w:pPrChange>
      </w:pPr>
      <w:r w:rsidRPr="00023073">
        <w:rPr>
          <w:rFonts w:ascii="Book Antiqua" w:hAnsi="Book Antiqua"/>
          <w:sz w:val="22"/>
          <w:szCs w:val="22"/>
          <w:rPrChange w:id="1835" w:author="Niklas" w:date="2011-02-09T13:16:00Z">
            <w:rPr>
              <w:sz w:val="24"/>
            </w:rPr>
          </w:rPrChange>
        </w:rPr>
        <w:t xml:space="preserve">– Jag kan inte tåla mera! skriker jag till mina plågoandar och kastar mig upp från sängen. I ljuset från gatlyktans sken utanför kan jag urskilja gåshuden på min kropp. Men var är mina kläder? Jag sliter täcket från sängen och vänder upp och ner på kofferten men inget spår. Ingenstans i mitt minne </w:t>
      </w:r>
      <w:del w:id="1836" w:author="IT Tekniker" w:date="2011-02-03T09:05:00Z">
        <w:r w:rsidRPr="00023073" w:rsidDel="007C6F64">
          <w:rPr>
            <w:rFonts w:ascii="Book Antiqua" w:hAnsi="Book Antiqua"/>
            <w:sz w:val="22"/>
            <w:szCs w:val="22"/>
            <w:rPrChange w:id="1837" w:author="Niklas" w:date="2011-02-09T13:16:00Z">
              <w:rPr>
                <w:sz w:val="24"/>
              </w:rPr>
            </w:rPrChange>
          </w:rPr>
          <w:delText xml:space="preserve">tas </w:delText>
        </w:r>
      </w:del>
      <w:ins w:id="1838" w:author="IT Tekniker" w:date="2011-02-03T09:05:00Z">
        <w:r w:rsidR="007C6F64" w:rsidRPr="00023073">
          <w:rPr>
            <w:rFonts w:ascii="Book Antiqua" w:hAnsi="Book Antiqua"/>
            <w:sz w:val="22"/>
            <w:szCs w:val="22"/>
            <w:rPrChange w:id="1839" w:author="Niklas" w:date="2011-02-09T13:16:00Z">
              <w:rPr>
                <w:sz w:val="24"/>
              </w:rPr>
            </w:rPrChange>
          </w:rPr>
          <w:t xml:space="preserve">lämnar </w:t>
        </w:r>
      </w:ins>
      <w:r w:rsidRPr="00023073">
        <w:rPr>
          <w:rFonts w:ascii="Book Antiqua" w:hAnsi="Book Antiqua"/>
          <w:sz w:val="22"/>
          <w:szCs w:val="22"/>
          <w:rPrChange w:id="1840" w:author="Niklas" w:date="2011-02-09T13:16:00Z">
            <w:rPr>
              <w:sz w:val="24"/>
            </w:rPr>
          </w:rPrChange>
        </w:rPr>
        <w:t xml:space="preserve">kläderna </w:t>
      </w:r>
      <w:del w:id="1841" w:author="IT Tekniker" w:date="2011-02-03T09:05:00Z">
        <w:r w:rsidRPr="00023073" w:rsidDel="007C6F64">
          <w:rPr>
            <w:rFonts w:ascii="Book Antiqua" w:hAnsi="Book Antiqua"/>
            <w:sz w:val="22"/>
            <w:szCs w:val="22"/>
            <w:rPrChange w:id="1842" w:author="Niklas" w:date="2011-02-09T13:16:00Z">
              <w:rPr>
                <w:sz w:val="24"/>
              </w:rPr>
            </w:rPrChange>
          </w:rPr>
          <w:delText xml:space="preserve">från </w:delText>
        </w:r>
      </w:del>
      <w:r w:rsidRPr="00023073">
        <w:rPr>
          <w:rFonts w:ascii="Book Antiqua" w:hAnsi="Book Antiqua"/>
          <w:sz w:val="22"/>
          <w:szCs w:val="22"/>
          <w:rPrChange w:id="1843" w:author="Niklas" w:date="2011-02-09T13:16:00Z">
            <w:rPr>
              <w:sz w:val="24"/>
            </w:rPr>
          </w:rPrChange>
        </w:rPr>
        <w:t>min kropp</w:t>
      </w:r>
      <w:del w:id="1844" w:author="IT Tekniker" w:date="2011-02-03T09:05:00Z">
        <w:r w:rsidRPr="00023073" w:rsidDel="007C6F64">
          <w:rPr>
            <w:rFonts w:ascii="Book Antiqua" w:hAnsi="Book Antiqua"/>
            <w:sz w:val="22"/>
            <w:szCs w:val="22"/>
            <w:rPrChange w:id="1845" w:author="Niklas" w:date="2011-02-09T13:16:00Z">
              <w:rPr>
                <w:sz w:val="24"/>
              </w:rPr>
            </w:rPrChange>
          </w:rPr>
          <w:delText xml:space="preserve"> och borde därför fortfarande vara kvar där</w:delText>
        </w:r>
      </w:del>
      <w:r w:rsidRPr="00023073">
        <w:rPr>
          <w:rFonts w:ascii="Book Antiqua" w:hAnsi="Book Antiqua"/>
          <w:sz w:val="22"/>
          <w:szCs w:val="22"/>
          <w:rPrChange w:id="1846" w:author="Niklas" w:date="2011-02-09T13:16:00Z">
            <w:rPr>
              <w:sz w:val="24"/>
            </w:rPr>
          </w:rPrChange>
        </w:rPr>
        <w:t>. Paniken bubblar upp men situationen kräver lugn och handlingskraft. Själens finare schatteringar är ett enda virrvarr av känslostormar och undermedvetet raseri.</w:t>
      </w:r>
    </w:p>
    <w:p w:rsidR="006D632F" w:rsidRPr="00023073" w:rsidRDefault="006D632F">
      <w:pPr>
        <w:spacing w:line="276" w:lineRule="auto"/>
        <w:rPr>
          <w:rFonts w:ascii="Book Antiqua" w:hAnsi="Book Antiqua"/>
          <w:sz w:val="22"/>
          <w:szCs w:val="22"/>
          <w:rPrChange w:id="1847" w:author="Niklas" w:date="2011-02-09T13:16:00Z">
            <w:rPr>
              <w:sz w:val="24"/>
            </w:rPr>
          </w:rPrChange>
        </w:rPr>
        <w:pPrChange w:id="1848" w:author="Niklas" w:date="2011-02-09T13:18:00Z">
          <w:pPr>
            <w:spacing w:line="360" w:lineRule="auto"/>
          </w:pPr>
        </w:pPrChange>
      </w:pPr>
      <w:r w:rsidRPr="00023073">
        <w:rPr>
          <w:rFonts w:ascii="Book Antiqua" w:hAnsi="Book Antiqua"/>
          <w:sz w:val="22"/>
          <w:szCs w:val="22"/>
          <w:rPrChange w:id="1849" w:author="Niklas" w:date="2011-02-09T13:16:00Z">
            <w:rPr>
              <w:sz w:val="24"/>
            </w:rPr>
          </w:rPrChange>
        </w:rPr>
        <w:lastRenderedPageBreak/>
        <w:t xml:space="preserve">  Jag virar en filt runt min bleka kropp och beger mig ner till hyresvärden. Han är liksom </w:t>
      </w:r>
      <w:del w:id="1850" w:author="IT Tekniker" w:date="2011-02-03T09:05:00Z">
        <w:r w:rsidRPr="00023073" w:rsidDel="007C6F64">
          <w:rPr>
            <w:rFonts w:ascii="Book Antiqua" w:hAnsi="Book Antiqua"/>
            <w:sz w:val="22"/>
            <w:szCs w:val="22"/>
            <w:rPrChange w:id="1851" w:author="Niklas" w:date="2011-02-09T13:16:00Z">
              <w:rPr>
                <w:sz w:val="24"/>
              </w:rPr>
            </w:rPrChange>
          </w:rPr>
          <w:delText xml:space="preserve">mig </w:delText>
        </w:r>
      </w:del>
      <w:ins w:id="1852" w:author="IT Tekniker" w:date="2011-02-03T09:05:00Z">
        <w:r w:rsidR="007C6F64" w:rsidRPr="00023073">
          <w:rPr>
            <w:rFonts w:ascii="Book Antiqua" w:hAnsi="Book Antiqua"/>
            <w:sz w:val="22"/>
            <w:szCs w:val="22"/>
            <w:rPrChange w:id="1853" w:author="Niklas" w:date="2011-02-09T13:16:00Z">
              <w:rPr>
                <w:sz w:val="24"/>
              </w:rPr>
            </w:rPrChange>
          </w:rPr>
          <w:t xml:space="preserve">jag </w:t>
        </w:r>
      </w:ins>
      <w:r w:rsidRPr="00023073">
        <w:rPr>
          <w:rFonts w:ascii="Book Antiqua" w:hAnsi="Book Antiqua"/>
          <w:sz w:val="22"/>
          <w:szCs w:val="22"/>
          <w:rPrChange w:id="1854" w:author="Niklas" w:date="2011-02-09T13:16:00Z">
            <w:rPr>
              <w:sz w:val="24"/>
            </w:rPr>
          </w:rPrChange>
        </w:rPr>
        <w:t xml:space="preserve">av medellängd men där </w:t>
      </w:r>
      <w:ins w:id="1855" w:author="IT Tekniker" w:date="2011-02-03T09:06:00Z">
        <w:r w:rsidR="007C6F64" w:rsidRPr="00023073">
          <w:rPr>
            <w:rFonts w:ascii="Book Antiqua" w:hAnsi="Book Antiqua"/>
            <w:sz w:val="22"/>
            <w:szCs w:val="22"/>
            <w:rPrChange w:id="1856" w:author="Niklas" w:date="2011-02-09T13:16:00Z">
              <w:rPr>
                <w:sz w:val="24"/>
              </w:rPr>
            </w:rPrChange>
          </w:rPr>
          <w:t>upphör</w:t>
        </w:r>
      </w:ins>
      <w:del w:id="1857" w:author="IT Tekniker" w:date="2011-02-03T09:06:00Z">
        <w:r w:rsidRPr="00023073" w:rsidDel="007C6F64">
          <w:rPr>
            <w:rFonts w:ascii="Book Antiqua" w:hAnsi="Book Antiqua"/>
            <w:sz w:val="22"/>
            <w:szCs w:val="22"/>
            <w:rPrChange w:id="1858" w:author="Niklas" w:date="2011-02-09T13:16:00Z">
              <w:rPr>
                <w:sz w:val="24"/>
              </w:rPr>
            </w:rPrChange>
          </w:rPr>
          <w:delText>slutar</w:delText>
        </w:r>
      </w:del>
      <w:r w:rsidRPr="00023073">
        <w:rPr>
          <w:rFonts w:ascii="Book Antiqua" w:hAnsi="Book Antiqua"/>
          <w:sz w:val="22"/>
          <w:szCs w:val="22"/>
          <w:rPrChange w:id="1859" w:author="Niklas" w:date="2011-02-09T13:16:00Z">
            <w:rPr>
              <w:sz w:val="24"/>
            </w:rPr>
          </w:rPrChange>
        </w:rPr>
        <w:t xml:space="preserve"> likheterna. Min värd</w:t>
      </w:r>
      <w:ins w:id="1860" w:author="IT Tekniker" w:date="2011-02-03T09:06:00Z">
        <w:r w:rsidR="007C6F64" w:rsidRPr="00023073">
          <w:rPr>
            <w:rFonts w:ascii="Book Antiqua" w:hAnsi="Book Antiqua"/>
            <w:sz w:val="22"/>
            <w:szCs w:val="22"/>
            <w:rPrChange w:id="1861" w:author="Niklas" w:date="2011-02-09T13:16:00Z">
              <w:rPr>
                <w:sz w:val="24"/>
              </w:rPr>
            </w:rPrChange>
          </w:rPr>
          <w:t xml:space="preserve"> nästan dubbelt så bred och begåvad med ett skägg som</w:t>
        </w:r>
      </w:ins>
      <w:ins w:id="1862" w:author="IT Tekniker" w:date="2011-02-03T09:07:00Z">
        <w:r w:rsidR="007C6F64" w:rsidRPr="00023073">
          <w:rPr>
            <w:rFonts w:ascii="Book Antiqua" w:hAnsi="Book Antiqua"/>
            <w:sz w:val="22"/>
            <w:szCs w:val="22"/>
            <w:rPrChange w:id="1863" w:author="Niklas" w:date="2011-02-09T13:16:00Z">
              <w:rPr>
                <w:sz w:val="24"/>
              </w:rPr>
            </w:rPrChange>
          </w:rPr>
          <w:t xml:space="preserve"> är lika smutsigt som omfångsrikt.</w:t>
        </w:r>
      </w:ins>
      <w:ins w:id="1864" w:author="IT Tekniker" w:date="2011-02-03T09:08:00Z">
        <w:r w:rsidR="007C6F64" w:rsidRPr="00023073">
          <w:rPr>
            <w:rFonts w:ascii="Book Antiqua" w:hAnsi="Book Antiqua"/>
            <w:sz w:val="22"/>
            <w:szCs w:val="22"/>
            <w:rPrChange w:id="1865" w:author="Niklas" w:date="2011-02-09T13:16:00Z">
              <w:rPr>
                <w:sz w:val="24"/>
              </w:rPr>
            </w:rPrChange>
          </w:rPr>
          <w:t xml:space="preserve"> Han</w:t>
        </w:r>
      </w:ins>
      <w:r w:rsidRPr="00023073">
        <w:rPr>
          <w:rFonts w:ascii="Book Antiqua" w:hAnsi="Book Antiqua"/>
          <w:sz w:val="22"/>
          <w:szCs w:val="22"/>
          <w:rPrChange w:id="1866" w:author="Niklas" w:date="2011-02-09T13:16:00Z">
            <w:rPr>
              <w:sz w:val="24"/>
            </w:rPr>
          </w:rPrChange>
        </w:rPr>
        <w:t xml:space="preserve"> är vidrig </w:t>
      </w:r>
      <w:ins w:id="1867" w:author="IT Tekniker" w:date="2011-02-03T09:08:00Z">
        <w:r w:rsidR="007C6F64" w:rsidRPr="00023073">
          <w:rPr>
            <w:rFonts w:ascii="Book Antiqua" w:hAnsi="Book Antiqua"/>
            <w:sz w:val="22"/>
            <w:szCs w:val="22"/>
            <w:rPrChange w:id="1868" w:author="Niklas" w:date="2011-02-09T13:16:00Z">
              <w:rPr>
                <w:sz w:val="24"/>
              </w:rPr>
            </w:rPrChange>
          </w:rPr>
          <w:t>till</w:t>
        </w:r>
      </w:ins>
      <w:del w:id="1869" w:author="IT Tekniker" w:date="2011-02-03T09:08:00Z">
        <w:r w:rsidRPr="00023073" w:rsidDel="007C6F64">
          <w:rPr>
            <w:rFonts w:ascii="Book Antiqua" w:hAnsi="Book Antiqua"/>
            <w:sz w:val="22"/>
            <w:szCs w:val="22"/>
            <w:rPrChange w:id="1870" w:author="Niklas" w:date="2011-02-09T13:16:00Z">
              <w:rPr>
                <w:sz w:val="24"/>
              </w:rPr>
            </w:rPrChange>
          </w:rPr>
          <w:delText>av</w:delText>
        </w:r>
      </w:del>
      <w:r w:rsidRPr="00023073">
        <w:rPr>
          <w:rFonts w:ascii="Book Antiqua" w:hAnsi="Book Antiqua"/>
          <w:sz w:val="22"/>
          <w:szCs w:val="22"/>
          <w:rPrChange w:id="1871" w:author="Niklas" w:date="2011-02-09T13:16:00Z">
            <w:rPr>
              <w:sz w:val="24"/>
            </w:rPr>
          </w:rPrChange>
        </w:rPr>
        <w:t xml:space="preserve"> naturen och flera gånger har jag blivit vittne till tillfällen då han plågat sin katt med slag och sparkar helt utan att skämmas.</w:t>
      </w:r>
    </w:p>
    <w:p w:rsidR="006D632F" w:rsidRPr="00023073" w:rsidRDefault="006D632F">
      <w:pPr>
        <w:spacing w:line="276" w:lineRule="auto"/>
        <w:rPr>
          <w:rFonts w:ascii="Book Antiqua" w:hAnsi="Book Antiqua"/>
          <w:sz w:val="22"/>
          <w:szCs w:val="22"/>
          <w:rPrChange w:id="1872" w:author="Niklas" w:date="2011-02-09T13:16:00Z">
            <w:rPr>
              <w:sz w:val="24"/>
            </w:rPr>
          </w:rPrChange>
        </w:rPr>
        <w:pPrChange w:id="1873" w:author="Niklas" w:date="2011-02-09T13:18:00Z">
          <w:pPr>
            <w:spacing w:line="360" w:lineRule="auto"/>
          </w:pPr>
        </w:pPrChange>
      </w:pPr>
      <w:r w:rsidRPr="00023073">
        <w:rPr>
          <w:rFonts w:ascii="Book Antiqua" w:hAnsi="Book Antiqua"/>
          <w:sz w:val="22"/>
          <w:szCs w:val="22"/>
          <w:rPrChange w:id="1874" w:author="Niklas" w:date="2011-02-09T13:16:00Z">
            <w:rPr>
              <w:sz w:val="24"/>
            </w:rPr>
          </w:rPrChange>
        </w:rPr>
        <w:t xml:space="preserve">  När jag knackar på försöker jag samla mig i hopp om att göra ett gott intryck, min ringa klädsel till trots. Långsamt glider dörren upp med ett skorrande och hyresvärdens halvt vanskapta gestalt fyller öppningen. Han bär frack och vita glacéhandskar, håret är välfriserat och framifrån </w:t>
      </w:r>
      <w:del w:id="1875" w:author="IT Tekniker" w:date="2011-02-03T09:06:00Z">
        <w:r w:rsidRPr="00023073" w:rsidDel="007C6F64">
          <w:rPr>
            <w:rFonts w:ascii="Book Antiqua" w:hAnsi="Book Antiqua"/>
            <w:sz w:val="22"/>
            <w:szCs w:val="22"/>
            <w:rPrChange w:id="1876" w:author="Niklas" w:date="2011-02-09T13:16:00Z">
              <w:rPr>
                <w:sz w:val="24"/>
              </w:rPr>
            </w:rPrChange>
          </w:rPr>
          <w:delText xml:space="preserve">man </w:delText>
        </w:r>
      </w:del>
      <w:r w:rsidRPr="00023073">
        <w:rPr>
          <w:rFonts w:ascii="Book Antiqua" w:hAnsi="Book Antiqua"/>
          <w:sz w:val="22"/>
          <w:szCs w:val="22"/>
          <w:rPrChange w:id="1877" w:author="Niklas" w:date="2011-02-09T13:16:00Z">
            <w:rPr>
              <w:sz w:val="24"/>
            </w:rPr>
          </w:rPrChange>
        </w:rPr>
        <w:t>kan</w:t>
      </w:r>
      <w:ins w:id="1878" w:author="IT Tekniker" w:date="2011-02-03T09:06:00Z">
        <w:r w:rsidR="007C6F64" w:rsidRPr="00023073">
          <w:rPr>
            <w:rFonts w:ascii="Book Antiqua" w:hAnsi="Book Antiqua"/>
            <w:sz w:val="22"/>
            <w:szCs w:val="22"/>
            <w:rPrChange w:id="1879" w:author="Niklas" w:date="2011-02-09T13:16:00Z">
              <w:rPr>
                <w:sz w:val="24"/>
              </w:rPr>
            </w:rPrChange>
          </w:rPr>
          <w:t xml:space="preserve"> man</w:t>
        </w:r>
      </w:ins>
      <w:r w:rsidRPr="00023073">
        <w:rPr>
          <w:rFonts w:ascii="Book Antiqua" w:hAnsi="Book Antiqua"/>
          <w:sz w:val="22"/>
          <w:szCs w:val="22"/>
          <w:rPrChange w:id="1880" w:author="Niklas" w:date="2011-02-09T13:16:00Z">
            <w:rPr>
              <w:sz w:val="24"/>
            </w:rPr>
          </w:rPrChange>
        </w:rPr>
        <w:t xml:space="preserve"> ana en nackbena, vilket modet föreskriver. Kontrasten mellan oss får mig att känna mig som Dante, som i skärselden var ensam om att vara iklädd sitt kött.</w:t>
      </w:r>
    </w:p>
    <w:p w:rsidR="006D632F" w:rsidRPr="00023073" w:rsidRDefault="006D632F">
      <w:pPr>
        <w:spacing w:line="276" w:lineRule="auto"/>
        <w:rPr>
          <w:rFonts w:ascii="Book Antiqua" w:hAnsi="Book Antiqua"/>
          <w:sz w:val="22"/>
          <w:szCs w:val="22"/>
          <w:rPrChange w:id="1881" w:author="Niklas" w:date="2011-02-09T13:16:00Z">
            <w:rPr>
              <w:sz w:val="24"/>
            </w:rPr>
          </w:rPrChange>
        </w:rPr>
        <w:pPrChange w:id="1882" w:author="Niklas" w:date="2011-02-09T13:18:00Z">
          <w:pPr>
            <w:spacing w:line="360" w:lineRule="auto"/>
          </w:pPr>
        </w:pPrChange>
      </w:pPr>
      <w:r w:rsidRPr="00023073">
        <w:rPr>
          <w:rFonts w:ascii="Book Antiqua" w:hAnsi="Book Antiqua"/>
          <w:sz w:val="22"/>
          <w:szCs w:val="22"/>
          <w:rPrChange w:id="1883" w:author="Niklas" w:date="2011-02-09T13:16:00Z">
            <w:rPr>
              <w:sz w:val="24"/>
            </w:rPr>
          </w:rPrChange>
        </w:rPr>
        <w:t xml:space="preserve">  Jag målar snabbt upp en sorgesam historia om två bondfångare som dagen innan besökt mig. De hade erbjudit sig att tvätta mina kläder mot en mindre ersättning, men deras verkliga uppsåt hade varit att stjäla dem. I min sömndruckenhet hade jag råkat ge dem mina sista pinaler och givetvis har de inte återkommit. Så de har inte besökt er? Kanske var ni inte hemma vid tillfället? Var jag ett utvalt offer månne?</w:t>
      </w:r>
    </w:p>
    <w:p w:rsidR="006D632F" w:rsidRPr="00023073" w:rsidRDefault="006D632F">
      <w:pPr>
        <w:spacing w:line="276" w:lineRule="auto"/>
        <w:rPr>
          <w:rFonts w:ascii="Book Antiqua" w:hAnsi="Book Antiqua"/>
          <w:sz w:val="22"/>
          <w:szCs w:val="22"/>
          <w:rPrChange w:id="1884" w:author="Niklas" w:date="2011-02-09T13:16:00Z">
            <w:rPr>
              <w:sz w:val="24"/>
            </w:rPr>
          </w:rPrChange>
        </w:rPr>
        <w:pPrChange w:id="1885" w:author="Niklas" w:date="2011-02-09T13:18:00Z">
          <w:pPr>
            <w:spacing w:line="360" w:lineRule="auto"/>
          </w:pPr>
        </w:pPrChange>
      </w:pPr>
      <w:r w:rsidRPr="00023073">
        <w:rPr>
          <w:rFonts w:ascii="Book Antiqua" w:hAnsi="Book Antiqua"/>
          <w:sz w:val="22"/>
          <w:szCs w:val="22"/>
          <w:rPrChange w:id="1886" w:author="Niklas" w:date="2011-02-09T13:16:00Z">
            <w:rPr>
              <w:sz w:val="24"/>
            </w:rPr>
          </w:rPrChange>
        </w:rPr>
        <w:t xml:space="preserve">  Det bär sig så väl att hyresvärden lånar mig både skjorta, byxor och överrock och jag tackar underdånigt flera gånger och trycker hans hand under smicker och hedersbetygelser. Jag lovar att återgälda denna oändliga </w:t>
      </w:r>
      <w:r w:rsidRPr="00023073">
        <w:rPr>
          <w:rFonts w:ascii="Book Antiqua" w:hAnsi="Book Antiqua"/>
          <w:sz w:val="22"/>
          <w:szCs w:val="22"/>
          <w:rPrChange w:id="1887" w:author="Niklas" w:date="2011-02-09T13:16:00Z">
            <w:rPr>
              <w:sz w:val="24"/>
            </w:rPr>
          </w:rPrChange>
        </w:rPr>
        <w:lastRenderedPageBreak/>
        <w:t>hjälpsamhet. Så det behövs inte? Inte det? Farväl då. Adjö min herre…</w:t>
      </w:r>
    </w:p>
    <w:p w:rsidR="006D632F" w:rsidRPr="00023073" w:rsidRDefault="006D632F">
      <w:pPr>
        <w:spacing w:line="276" w:lineRule="auto"/>
        <w:rPr>
          <w:rFonts w:ascii="Book Antiqua" w:hAnsi="Book Antiqua"/>
          <w:sz w:val="22"/>
          <w:szCs w:val="22"/>
          <w:rPrChange w:id="1888" w:author="Niklas" w:date="2011-02-09T13:16:00Z">
            <w:rPr>
              <w:sz w:val="24"/>
            </w:rPr>
          </w:rPrChange>
        </w:rPr>
        <w:pPrChange w:id="1889" w:author="Niklas" w:date="2011-02-09T13:18:00Z">
          <w:pPr>
            <w:spacing w:line="360" w:lineRule="auto"/>
          </w:pPr>
        </w:pPrChange>
      </w:pPr>
      <w:r w:rsidRPr="00023073">
        <w:rPr>
          <w:rFonts w:ascii="Book Antiqua" w:hAnsi="Book Antiqua"/>
          <w:sz w:val="22"/>
          <w:szCs w:val="22"/>
          <w:rPrChange w:id="1890" w:author="Niklas" w:date="2011-02-09T13:16:00Z">
            <w:rPr>
              <w:sz w:val="24"/>
            </w:rPr>
          </w:rPrChange>
        </w:rPr>
        <w:t xml:space="preserve">  Tillbaka på kammaren pustar jag ut. Det bultar i tinningarna och bröstet häver sig efter den psykiska anspänningen. Gryningen anländer lägligt och i maklig takt och skickar värmande solstrålar in genom fönstergluggen, och långsamt sjunker min puls. Inga kval tynger mig längre och när jag tittar ut ser jag konturerna av Storkyrkan avteckna sig mot himlen, som ett förmak till Guds rike. Någonting i hjärtat uttrycker en längtan efter den gemenskap som kyrkan kan erbjuda en ensam själ. Kanske är jag ändå kristen när allt kommer omkring? Att djävulen är min värsta fiende är ställt bortom alla tvivel och borde jag då inte liera mig med hans överman, vars skapelse jag besudlar med mitt kött och mitt blod och mina kättargrubblerier? </w:t>
      </w:r>
    </w:p>
    <w:p w:rsidR="006D632F" w:rsidRPr="00023073" w:rsidRDefault="006D632F">
      <w:pPr>
        <w:spacing w:line="276" w:lineRule="auto"/>
        <w:rPr>
          <w:rFonts w:ascii="Book Antiqua" w:hAnsi="Book Antiqua"/>
          <w:sz w:val="22"/>
          <w:szCs w:val="22"/>
          <w:rPrChange w:id="1891" w:author="Niklas" w:date="2011-02-09T13:16:00Z">
            <w:rPr>
              <w:sz w:val="24"/>
            </w:rPr>
          </w:rPrChange>
        </w:rPr>
        <w:pPrChange w:id="1892" w:author="Niklas" w:date="2011-02-09T13:18:00Z">
          <w:pPr>
            <w:spacing w:line="360" w:lineRule="auto"/>
          </w:pPr>
        </w:pPrChange>
      </w:pPr>
      <w:r w:rsidRPr="00023073">
        <w:rPr>
          <w:rFonts w:ascii="Book Antiqua" w:hAnsi="Book Antiqua"/>
          <w:sz w:val="22"/>
          <w:szCs w:val="22"/>
          <w:rPrChange w:id="1893" w:author="Niklas" w:date="2011-02-09T13:16:00Z">
            <w:rPr>
              <w:sz w:val="24"/>
            </w:rPr>
          </w:rPrChange>
        </w:rPr>
        <w:t xml:space="preserve">  Om det inte vore för den förkastliga moralen, den totala underkastelsen och lustarnas förnekelse hade det varit enkelt. Men Gud kräver mer än jag vill ge och då är det bättre att gå sin egen väg, trots att frihetens bojor tynger människan mer än något annat ok.</w:t>
      </w:r>
    </w:p>
    <w:p w:rsidR="006D632F" w:rsidRPr="00023073" w:rsidRDefault="006D632F">
      <w:pPr>
        <w:spacing w:line="276" w:lineRule="auto"/>
        <w:rPr>
          <w:rFonts w:ascii="Book Antiqua" w:hAnsi="Book Antiqua"/>
          <w:sz w:val="22"/>
          <w:szCs w:val="22"/>
          <w:rPrChange w:id="1894" w:author="Niklas" w:date="2011-02-09T13:16:00Z">
            <w:rPr>
              <w:sz w:val="24"/>
            </w:rPr>
          </w:rPrChange>
        </w:rPr>
        <w:pPrChange w:id="1895" w:author="Niklas" w:date="2011-02-09T13:18:00Z">
          <w:pPr>
            <w:spacing w:line="360" w:lineRule="auto"/>
          </w:pPr>
        </w:pPrChange>
      </w:pPr>
      <w:r w:rsidRPr="00023073">
        <w:rPr>
          <w:rFonts w:ascii="Book Antiqua" w:hAnsi="Book Antiqua"/>
          <w:sz w:val="22"/>
          <w:szCs w:val="22"/>
          <w:rPrChange w:id="1896" w:author="Niklas" w:date="2011-02-09T13:16:00Z">
            <w:rPr>
              <w:sz w:val="24"/>
            </w:rPr>
          </w:rPrChange>
        </w:rPr>
        <w:t xml:space="preserve">  Plötsligt vill jag återgå till alkemin. Något måste till för att syresätta blodet i den halvkvävda religionsuppfattningen. Tidigare har jag aldrig vågat experimentera under de ljusa timmarna men vad riskerar jag egentligen om jag arbetar dagtid? Mitt hem är min borg och vad jag här ägnar mig åt är min ensak och ingen har någon som helst rätt att störa mig. Jag </w:t>
      </w:r>
      <w:r w:rsidRPr="00023073">
        <w:rPr>
          <w:rFonts w:ascii="Book Antiqua" w:hAnsi="Book Antiqua"/>
          <w:sz w:val="22"/>
          <w:szCs w:val="22"/>
          <w:rPrChange w:id="1897" w:author="Niklas" w:date="2011-02-09T13:16:00Z">
            <w:rPr>
              <w:sz w:val="24"/>
            </w:rPr>
          </w:rPrChange>
        </w:rPr>
        <w:lastRenderedPageBreak/>
        <w:t xml:space="preserve">letar upp några vedträn och gör upp en eld i ugnen. Under tiden brasan ta fart rengör jag stekspadarna och går igenom ämnesbeståndet. Vanligtvis använder jag en typ av rombiskt svavel som är ett gult, fast, kristalliniskt ämne. Detta svavel förekommer i naturen främst i vulkaniska trakter och är utvunnet vid Järnporten i Rumänien, precis där Donau bryter igenom de </w:t>
      </w:r>
      <w:proofErr w:type="spellStart"/>
      <w:r w:rsidRPr="00023073">
        <w:rPr>
          <w:rFonts w:ascii="Book Antiqua" w:hAnsi="Book Antiqua"/>
          <w:sz w:val="22"/>
          <w:szCs w:val="22"/>
          <w:rPrChange w:id="1898" w:author="Niklas" w:date="2011-02-09T13:16:00Z">
            <w:rPr>
              <w:sz w:val="24"/>
            </w:rPr>
          </w:rPrChange>
        </w:rPr>
        <w:t>Transylvanska</w:t>
      </w:r>
      <w:proofErr w:type="spellEnd"/>
      <w:r w:rsidRPr="00023073">
        <w:rPr>
          <w:rFonts w:ascii="Book Antiqua" w:hAnsi="Book Antiqua"/>
          <w:sz w:val="22"/>
          <w:szCs w:val="22"/>
          <w:rPrChange w:id="1899" w:author="Niklas" w:date="2011-02-09T13:16:00Z">
            <w:rPr>
              <w:sz w:val="24"/>
            </w:rPr>
          </w:rPrChange>
        </w:rPr>
        <w:t xml:space="preserve"> alperna. Vad skulle jag inte gjort för att få obegränsad tillgång till ett så vackert ämne? Svavel var känt redan under forntiden och förekommer i flera </w:t>
      </w:r>
      <w:proofErr w:type="spellStart"/>
      <w:r w:rsidRPr="00023073">
        <w:rPr>
          <w:rFonts w:ascii="Book Antiqua" w:hAnsi="Book Antiqua"/>
          <w:sz w:val="22"/>
          <w:szCs w:val="22"/>
          <w:rPrChange w:id="1900" w:author="Niklas" w:date="2011-02-09T13:16:00Z">
            <w:rPr>
              <w:sz w:val="24"/>
            </w:rPr>
          </w:rPrChange>
        </w:rPr>
        <w:t>allotropa</w:t>
      </w:r>
      <w:proofErr w:type="spellEnd"/>
      <w:r w:rsidRPr="00023073">
        <w:rPr>
          <w:rFonts w:ascii="Book Antiqua" w:hAnsi="Book Antiqua"/>
          <w:sz w:val="22"/>
          <w:szCs w:val="22"/>
          <w:rPrChange w:id="1901" w:author="Niklas" w:date="2011-02-09T13:16:00Z">
            <w:rPr>
              <w:sz w:val="24"/>
            </w:rPr>
          </w:rPrChange>
        </w:rPr>
        <w:t xml:space="preserve"> modifikationer, men för mig har det hitintills aldrig gjort någon större nytta.</w:t>
      </w:r>
    </w:p>
    <w:p w:rsidR="006D632F" w:rsidRPr="00023073" w:rsidRDefault="006D632F">
      <w:pPr>
        <w:spacing w:line="276" w:lineRule="auto"/>
        <w:rPr>
          <w:rFonts w:ascii="Book Antiqua" w:hAnsi="Book Antiqua"/>
          <w:sz w:val="22"/>
          <w:szCs w:val="22"/>
          <w:rPrChange w:id="1902" w:author="Niklas" w:date="2011-02-09T13:16:00Z">
            <w:rPr>
              <w:sz w:val="24"/>
            </w:rPr>
          </w:rPrChange>
        </w:rPr>
        <w:pPrChange w:id="1903" w:author="Niklas" w:date="2011-02-09T13:18:00Z">
          <w:pPr>
            <w:spacing w:line="360" w:lineRule="auto"/>
          </w:pPr>
        </w:pPrChange>
      </w:pPr>
      <w:r w:rsidRPr="00023073">
        <w:rPr>
          <w:rFonts w:ascii="Book Antiqua" w:hAnsi="Book Antiqua"/>
          <w:sz w:val="22"/>
          <w:szCs w:val="22"/>
          <w:rPrChange w:id="1904" w:author="Niklas" w:date="2011-02-09T13:16:00Z">
            <w:rPr>
              <w:sz w:val="24"/>
            </w:rPr>
          </w:rPrChange>
        </w:rPr>
        <w:t xml:space="preserve">  Järnet ligger i koncentrerad salpetersyra och har kort datum. Om det får ligga för länge bildas olika järnsalter och jag måste köpa nytt. Tidigare har jag vid några tillfällen använt ammoniumsulfid som gett salterna en svart fällning som senare visat sig oanvändbar.</w:t>
      </w:r>
    </w:p>
    <w:p w:rsidR="006D632F" w:rsidRPr="00023073" w:rsidRDefault="006D632F">
      <w:pPr>
        <w:spacing w:line="276" w:lineRule="auto"/>
        <w:rPr>
          <w:rFonts w:ascii="Book Antiqua" w:hAnsi="Book Antiqua"/>
          <w:sz w:val="22"/>
          <w:szCs w:val="22"/>
          <w:rPrChange w:id="1905" w:author="Niklas" w:date="2011-02-09T13:16:00Z">
            <w:rPr>
              <w:sz w:val="24"/>
            </w:rPr>
          </w:rPrChange>
        </w:rPr>
        <w:pPrChange w:id="1906" w:author="Niklas" w:date="2011-02-09T13:18:00Z">
          <w:pPr>
            <w:spacing w:line="360" w:lineRule="auto"/>
          </w:pPr>
        </w:pPrChange>
      </w:pPr>
      <w:r w:rsidRPr="00023073">
        <w:rPr>
          <w:rFonts w:ascii="Book Antiqua" w:hAnsi="Book Antiqua"/>
          <w:sz w:val="22"/>
          <w:szCs w:val="22"/>
          <w:rPrChange w:id="1907" w:author="Niklas" w:date="2011-02-09T13:16:00Z">
            <w:rPr>
              <w:sz w:val="24"/>
            </w:rPr>
          </w:rPrChange>
        </w:rPr>
        <w:t xml:space="preserve">  Jag lyfter ut järnet ur glasburken med en </w:t>
      </w:r>
      <w:proofErr w:type="spellStart"/>
      <w:r w:rsidRPr="00023073">
        <w:rPr>
          <w:rFonts w:ascii="Book Antiqua" w:hAnsi="Book Antiqua"/>
          <w:sz w:val="22"/>
          <w:szCs w:val="22"/>
          <w:rPrChange w:id="1908" w:author="Niklas" w:date="2011-02-09T13:16:00Z">
            <w:rPr>
              <w:sz w:val="24"/>
            </w:rPr>
          </w:rPrChange>
        </w:rPr>
        <w:t>plåttång</w:t>
      </w:r>
      <w:proofErr w:type="spellEnd"/>
      <w:r w:rsidRPr="00023073">
        <w:rPr>
          <w:rFonts w:ascii="Book Antiqua" w:hAnsi="Book Antiqua"/>
          <w:sz w:val="22"/>
          <w:szCs w:val="22"/>
          <w:rPrChange w:id="1909" w:author="Niklas" w:date="2011-02-09T13:16:00Z">
            <w:rPr>
              <w:sz w:val="24"/>
            </w:rPr>
          </w:rPrChange>
        </w:rPr>
        <w:t xml:space="preserve">. Försiktigt lägger jag det i stekspaden över elden. Armen till stekspaden är på tok för kort och snart känner jag lågorna slicka fingrarna. Med vänsterhanden lägger jag till lika stor mängd rombiskt svavel. Ofta blir denna sammanblandning en </w:t>
      </w:r>
      <w:proofErr w:type="spellStart"/>
      <w:r w:rsidRPr="00023073">
        <w:rPr>
          <w:rFonts w:ascii="Book Antiqua" w:hAnsi="Book Antiqua"/>
          <w:sz w:val="22"/>
          <w:szCs w:val="22"/>
          <w:rPrChange w:id="1910" w:author="Niklas" w:date="2011-02-09T13:16:00Z">
            <w:rPr>
              <w:sz w:val="24"/>
            </w:rPr>
          </w:rPrChange>
        </w:rPr>
        <w:t>ferro</w:t>
      </w:r>
      <w:commentRangeStart w:id="1911"/>
      <w:r w:rsidRPr="00023073">
        <w:rPr>
          <w:rFonts w:ascii="Book Antiqua" w:hAnsi="Book Antiqua"/>
          <w:sz w:val="22"/>
          <w:szCs w:val="22"/>
          <w:rPrChange w:id="1912" w:author="Niklas" w:date="2011-02-09T13:16:00Z">
            <w:rPr>
              <w:sz w:val="24"/>
            </w:rPr>
          </w:rPrChange>
        </w:rPr>
        <w:t>l</w:t>
      </w:r>
      <w:ins w:id="1913" w:author="IT Tekniker" w:date="2010-08-18T16:04:00Z">
        <w:r w:rsidR="00961F4F" w:rsidRPr="00023073">
          <w:rPr>
            <w:rFonts w:ascii="Book Antiqua" w:hAnsi="Book Antiqua"/>
            <w:sz w:val="22"/>
            <w:szCs w:val="22"/>
            <w:rPrChange w:id="1914" w:author="Niklas" w:date="2011-02-09T13:16:00Z">
              <w:rPr>
                <w:sz w:val="24"/>
              </w:rPr>
            </w:rPrChange>
          </w:rPr>
          <w:t>e</w:t>
        </w:r>
      </w:ins>
      <w:del w:id="1915" w:author="IT Tekniker" w:date="2010-08-18T16:04:00Z">
        <w:r w:rsidRPr="00023073" w:rsidDel="00961F4F">
          <w:rPr>
            <w:rFonts w:ascii="Book Antiqua" w:hAnsi="Book Antiqua"/>
            <w:sz w:val="22"/>
            <w:szCs w:val="22"/>
            <w:rPrChange w:id="1916" w:author="Niklas" w:date="2011-02-09T13:16:00Z">
              <w:rPr>
                <w:sz w:val="24"/>
              </w:rPr>
            </w:rPrChange>
          </w:rPr>
          <w:delText>ä</w:delText>
        </w:r>
      </w:del>
      <w:r w:rsidRPr="00023073">
        <w:rPr>
          <w:rFonts w:ascii="Book Antiqua" w:hAnsi="Book Antiqua"/>
          <w:sz w:val="22"/>
          <w:szCs w:val="22"/>
          <w:rPrChange w:id="1917" w:author="Niklas" w:date="2011-02-09T13:16:00Z">
            <w:rPr>
              <w:sz w:val="24"/>
            </w:rPr>
          </w:rPrChange>
        </w:rPr>
        <w:t>gering</w:t>
      </w:r>
      <w:commentRangeEnd w:id="1911"/>
      <w:proofErr w:type="spellEnd"/>
      <w:r w:rsidRPr="00023073">
        <w:rPr>
          <w:rStyle w:val="CommentReference"/>
          <w:rFonts w:ascii="Book Antiqua" w:hAnsi="Book Antiqua"/>
          <w:vanish/>
          <w:sz w:val="22"/>
          <w:szCs w:val="22"/>
          <w:rPrChange w:id="1918" w:author="Niklas" w:date="2011-02-09T13:16:00Z">
            <w:rPr>
              <w:rStyle w:val="CommentReference"/>
              <w:vanish/>
            </w:rPr>
          </w:rPrChange>
        </w:rPr>
        <w:commentReference w:id="1911"/>
      </w:r>
      <w:r w:rsidRPr="00023073">
        <w:rPr>
          <w:rFonts w:ascii="Book Antiqua" w:hAnsi="Book Antiqua"/>
          <w:sz w:val="22"/>
          <w:szCs w:val="22"/>
          <w:rPrChange w:id="1919" w:author="Niklas" w:date="2011-02-09T13:16:00Z">
            <w:rPr>
              <w:sz w:val="24"/>
            </w:rPr>
          </w:rPrChange>
        </w:rPr>
        <w:t xml:space="preserve">, istället för att genom ett dialektiskt språng byta skepnad till den ädlaste av metaller. I spadens kanter börjar så smått slaggull bildas och jag byter grepp för att inte bränna huden ytterligare. Håret på mina händer och </w:t>
      </w:r>
      <w:r w:rsidRPr="00023073">
        <w:rPr>
          <w:rFonts w:ascii="Book Antiqua" w:hAnsi="Book Antiqua"/>
          <w:sz w:val="22"/>
          <w:szCs w:val="22"/>
          <w:rPrChange w:id="1920" w:author="Niklas" w:date="2011-02-09T13:16:00Z">
            <w:rPr>
              <w:sz w:val="24"/>
            </w:rPr>
          </w:rPrChange>
        </w:rPr>
        <w:lastRenderedPageBreak/>
        <w:t>underarmar växer inte längre tillbaka men känseln har jag kvar.</w:t>
      </w:r>
    </w:p>
    <w:p w:rsidR="006D632F" w:rsidRPr="00023073" w:rsidRDefault="006D632F">
      <w:pPr>
        <w:spacing w:line="276" w:lineRule="auto"/>
        <w:rPr>
          <w:rFonts w:ascii="Book Antiqua" w:hAnsi="Book Antiqua"/>
          <w:sz w:val="22"/>
          <w:szCs w:val="22"/>
          <w:rPrChange w:id="1921" w:author="Niklas" w:date="2011-02-09T13:16:00Z">
            <w:rPr>
              <w:sz w:val="24"/>
            </w:rPr>
          </w:rPrChange>
        </w:rPr>
        <w:pPrChange w:id="1922" w:author="Niklas" w:date="2011-02-09T13:18:00Z">
          <w:pPr>
            <w:spacing w:line="360" w:lineRule="auto"/>
          </w:pPr>
        </w:pPrChange>
      </w:pPr>
      <w:r w:rsidRPr="00023073">
        <w:rPr>
          <w:rFonts w:ascii="Book Antiqua" w:hAnsi="Book Antiqua"/>
          <w:sz w:val="22"/>
          <w:szCs w:val="22"/>
          <w:rPrChange w:id="1923" w:author="Niklas" w:date="2011-02-09T13:16:00Z">
            <w:rPr>
              <w:sz w:val="24"/>
            </w:rPr>
          </w:rPrChange>
        </w:rPr>
        <w:t xml:space="preserve">  Med min </w:t>
      </w:r>
      <w:proofErr w:type="spellStart"/>
      <w:r w:rsidRPr="00023073">
        <w:rPr>
          <w:rFonts w:ascii="Book Antiqua" w:hAnsi="Book Antiqua"/>
          <w:sz w:val="22"/>
          <w:szCs w:val="22"/>
          <w:rPrChange w:id="1924" w:author="Niklas" w:date="2011-02-09T13:16:00Z">
            <w:rPr>
              <w:sz w:val="24"/>
            </w:rPr>
          </w:rPrChange>
        </w:rPr>
        <w:t>pesolavåg</w:t>
      </w:r>
      <w:proofErr w:type="spellEnd"/>
      <w:r w:rsidRPr="00023073">
        <w:rPr>
          <w:rFonts w:ascii="Book Antiqua" w:hAnsi="Book Antiqua"/>
          <w:sz w:val="22"/>
          <w:szCs w:val="22"/>
          <w:rPrChange w:id="1925" w:author="Niklas" w:date="2011-02-09T13:16:00Z">
            <w:rPr>
              <w:sz w:val="24"/>
            </w:rPr>
          </w:rPrChange>
        </w:rPr>
        <w:t xml:space="preserve"> mäter jag upp ett gram salpetersyra för utspädning i vatten. Vågen är en gåva från en släkting och min käraste ägodel. Utspädningen sker i en liten glasburk och när det är färdigt häller jag sakta några droppar av vätskan över stekspaden. Reaktionen låter inte vänta på sig och slaggullen sluter sig genast runt mitt verk och hindrar mig från att se ämnenas förvandling.</w:t>
      </w:r>
    </w:p>
    <w:p w:rsidR="006D632F" w:rsidRPr="00023073" w:rsidRDefault="006D632F">
      <w:pPr>
        <w:spacing w:line="276" w:lineRule="auto"/>
        <w:rPr>
          <w:rFonts w:ascii="Book Antiqua" w:hAnsi="Book Antiqua"/>
          <w:sz w:val="22"/>
          <w:szCs w:val="22"/>
          <w:rPrChange w:id="1926" w:author="Niklas" w:date="2011-02-09T13:16:00Z">
            <w:rPr>
              <w:sz w:val="24"/>
            </w:rPr>
          </w:rPrChange>
        </w:rPr>
        <w:pPrChange w:id="1927" w:author="Niklas" w:date="2011-02-09T13:18:00Z">
          <w:pPr>
            <w:spacing w:line="360" w:lineRule="auto"/>
          </w:pPr>
        </w:pPrChange>
      </w:pPr>
      <w:r w:rsidRPr="00023073">
        <w:rPr>
          <w:rFonts w:ascii="Book Antiqua" w:hAnsi="Book Antiqua"/>
          <w:sz w:val="22"/>
          <w:szCs w:val="22"/>
          <w:rPrChange w:id="1928" w:author="Niklas" w:date="2011-02-09T13:16:00Z">
            <w:rPr>
              <w:sz w:val="24"/>
            </w:rPr>
          </w:rPrChange>
        </w:rPr>
        <w:t xml:space="preserve">  Plötsligt knackar det på dörren! Samtidigt som jag för allt i världen vill avsluta det jag påbörjat tvingar min självbevarelsedrift mig till att öppna för besökaren. Stekspaden lägger jag på stenbeläggningen framför kakelugnen och jag drar ner skjortan över underarmarna för att dölja mina brännskador.</w:t>
      </w:r>
    </w:p>
    <w:p w:rsidR="006D632F" w:rsidRPr="00023073" w:rsidRDefault="006D632F">
      <w:pPr>
        <w:spacing w:line="276" w:lineRule="auto"/>
        <w:rPr>
          <w:rFonts w:ascii="Book Antiqua" w:hAnsi="Book Antiqua"/>
          <w:sz w:val="22"/>
          <w:szCs w:val="22"/>
          <w:rPrChange w:id="1929" w:author="Niklas" w:date="2011-02-09T13:16:00Z">
            <w:rPr>
              <w:sz w:val="24"/>
            </w:rPr>
          </w:rPrChange>
        </w:rPr>
        <w:pPrChange w:id="1930" w:author="Niklas" w:date="2011-02-09T13:18:00Z">
          <w:pPr>
            <w:spacing w:line="360" w:lineRule="auto"/>
          </w:pPr>
        </w:pPrChange>
      </w:pPr>
      <w:r w:rsidRPr="00023073">
        <w:rPr>
          <w:rFonts w:ascii="Book Antiqua" w:hAnsi="Book Antiqua"/>
          <w:sz w:val="22"/>
          <w:szCs w:val="22"/>
          <w:rPrChange w:id="1931" w:author="Niklas" w:date="2011-02-09T13:16:00Z">
            <w:rPr>
              <w:sz w:val="24"/>
            </w:rPr>
          </w:rPrChange>
        </w:rPr>
        <w:t xml:space="preserve">  Med långsamma steg smyger jag fram och sätter örat till dörren. Därute är det tyst. Kan det vara min fantasi som spelat mig ett spratt igen?</w:t>
      </w:r>
    </w:p>
    <w:p w:rsidR="006D632F" w:rsidRPr="00023073" w:rsidRDefault="006D632F">
      <w:pPr>
        <w:spacing w:line="276" w:lineRule="auto"/>
        <w:rPr>
          <w:rFonts w:ascii="Book Antiqua" w:hAnsi="Book Antiqua"/>
          <w:sz w:val="22"/>
          <w:szCs w:val="22"/>
          <w:rPrChange w:id="1932" w:author="Niklas" w:date="2011-02-09T13:16:00Z">
            <w:rPr>
              <w:sz w:val="24"/>
            </w:rPr>
          </w:rPrChange>
        </w:rPr>
        <w:pPrChange w:id="1933" w:author="Niklas" w:date="2011-02-09T13:18:00Z">
          <w:pPr>
            <w:spacing w:line="360" w:lineRule="auto"/>
          </w:pPr>
        </w:pPrChange>
      </w:pPr>
      <w:r w:rsidRPr="00023073">
        <w:rPr>
          <w:rFonts w:ascii="Book Antiqua" w:hAnsi="Book Antiqua"/>
          <w:sz w:val="22"/>
          <w:szCs w:val="22"/>
          <w:rPrChange w:id="1934" w:author="Niklas" w:date="2011-02-09T13:16:00Z">
            <w:rPr>
              <w:sz w:val="24"/>
            </w:rPr>
          </w:rPrChange>
        </w:rPr>
        <w:t xml:space="preserve">  Jag sliter upp dörren på vid gavel och framför mig står två konstaplar med hattarna i nävarna. Jag försöker förgäves dölja min förvirring och frågar vad som står på. Det är svårt att urskilja vad de säger men tydligen har flera våldsbrott begåtts i närheten av min bostad.</w:t>
      </w:r>
    </w:p>
    <w:p w:rsidR="006D632F" w:rsidRPr="00023073" w:rsidRDefault="006D632F">
      <w:pPr>
        <w:spacing w:line="276" w:lineRule="auto"/>
        <w:rPr>
          <w:rFonts w:ascii="Book Antiqua" w:hAnsi="Book Antiqua"/>
          <w:sz w:val="22"/>
          <w:szCs w:val="22"/>
          <w:rPrChange w:id="1935" w:author="Niklas" w:date="2011-02-09T13:16:00Z">
            <w:rPr>
              <w:sz w:val="24"/>
            </w:rPr>
          </w:rPrChange>
        </w:rPr>
        <w:pPrChange w:id="1936" w:author="Niklas" w:date="2011-02-09T13:18:00Z">
          <w:pPr>
            <w:spacing w:line="360" w:lineRule="auto"/>
          </w:pPr>
        </w:pPrChange>
      </w:pPr>
      <w:r w:rsidRPr="00023073">
        <w:rPr>
          <w:rFonts w:ascii="Book Antiqua" w:hAnsi="Book Antiqua"/>
          <w:sz w:val="22"/>
          <w:szCs w:val="22"/>
          <w:rPrChange w:id="1937" w:author="Niklas" w:date="2011-02-09T13:16:00Z">
            <w:rPr>
              <w:sz w:val="24"/>
            </w:rPr>
          </w:rPrChange>
        </w:rPr>
        <w:t>– Det är mer än jag känner till, säger jag i samma sekund som jag drar mig till minnes att jag läst om att en kvinna nyligen mördats. Finns det något jag kan hjälpa till med?</w:t>
      </w:r>
    </w:p>
    <w:p w:rsidR="006D632F" w:rsidRPr="00023073" w:rsidRDefault="006D632F">
      <w:pPr>
        <w:spacing w:line="276" w:lineRule="auto"/>
        <w:rPr>
          <w:rFonts w:ascii="Book Antiqua" w:hAnsi="Book Antiqua"/>
          <w:sz w:val="22"/>
          <w:szCs w:val="22"/>
          <w:rPrChange w:id="1938" w:author="Niklas" w:date="2011-02-09T13:16:00Z">
            <w:rPr>
              <w:sz w:val="24"/>
            </w:rPr>
          </w:rPrChange>
        </w:rPr>
        <w:pPrChange w:id="1939" w:author="Niklas" w:date="2011-02-09T13:18:00Z">
          <w:pPr>
            <w:spacing w:line="360" w:lineRule="auto"/>
          </w:pPr>
        </w:pPrChange>
      </w:pPr>
      <w:r w:rsidRPr="00023073">
        <w:rPr>
          <w:rFonts w:ascii="Book Antiqua" w:hAnsi="Book Antiqua"/>
          <w:sz w:val="22"/>
          <w:szCs w:val="22"/>
          <w:rPrChange w:id="1940" w:author="Niklas" w:date="2011-02-09T13:16:00Z">
            <w:rPr>
              <w:sz w:val="24"/>
            </w:rPr>
          </w:rPrChange>
        </w:rPr>
        <w:lastRenderedPageBreak/>
        <w:t>– Nej, säger den ene konstapeln samtidigt som han mönstrar mig uppifrån och ner. Vi vill bara göra en rutinkontroll i området för att se att allt står rätt till.</w:t>
      </w:r>
    </w:p>
    <w:p w:rsidR="006D632F" w:rsidRPr="00023073" w:rsidRDefault="006D632F">
      <w:pPr>
        <w:spacing w:line="276" w:lineRule="auto"/>
        <w:rPr>
          <w:rFonts w:ascii="Book Antiqua" w:hAnsi="Book Antiqua"/>
          <w:sz w:val="22"/>
          <w:szCs w:val="22"/>
          <w:rPrChange w:id="1941" w:author="Niklas" w:date="2011-02-09T13:16:00Z">
            <w:rPr>
              <w:sz w:val="24"/>
            </w:rPr>
          </w:rPrChange>
        </w:rPr>
        <w:pPrChange w:id="1942" w:author="Niklas" w:date="2011-02-09T13:18:00Z">
          <w:pPr>
            <w:spacing w:line="360" w:lineRule="auto"/>
          </w:pPr>
        </w:pPrChange>
      </w:pPr>
      <w:r w:rsidRPr="00023073">
        <w:rPr>
          <w:rFonts w:ascii="Book Antiqua" w:hAnsi="Book Antiqua"/>
          <w:sz w:val="22"/>
          <w:szCs w:val="22"/>
          <w:rPrChange w:id="1943" w:author="Niklas" w:date="2011-02-09T13:16:00Z">
            <w:rPr>
              <w:sz w:val="24"/>
            </w:rPr>
          </w:rPrChange>
        </w:rPr>
        <w:t xml:space="preserve">  Ansiktena är barska och allvarliga, och det ser ut som om dessa herrar brukar få sin vilja igenom, vad det än kan tänkas gälla. Jag tackar för deras omtanke och engagemang och ber samtidigt om att bli lämnad ifred då jag är upptagen, men den ene konstapeln sätter demonstrativt sin fot innanför dörrtröskeln för att hindra mig från att stänga.</w:t>
      </w:r>
    </w:p>
    <w:p w:rsidR="006D632F" w:rsidRPr="00023073" w:rsidRDefault="006D632F">
      <w:pPr>
        <w:spacing w:line="276" w:lineRule="auto"/>
        <w:rPr>
          <w:rFonts w:ascii="Book Antiqua" w:hAnsi="Book Antiqua"/>
          <w:sz w:val="22"/>
          <w:szCs w:val="22"/>
          <w:rPrChange w:id="1944" w:author="Niklas" w:date="2011-02-09T13:16:00Z">
            <w:rPr>
              <w:sz w:val="24"/>
            </w:rPr>
          </w:rPrChange>
        </w:rPr>
        <w:pPrChange w:id="1945" w:author="Niklas" w:date="2011-02-09T13:18:00Z">
          <w:pPr>
            <w:spacing w:line="360" w:lineRule="auto"/>
          </w:pPr>
        </w:pPrChange>
      </w:pPr>
      <w:r w:rsidRPr="00023073">
        <w:rPr>
          <w:rFonts w:ascii="Book Antiqua" w:hAnsi="Book Antiqua"/>
          <w:sz w:val="22"/>
          <w:szCs w:val="22"/>
          <w:rPrChange w:id="1946" w:author="Niklas" w:date="2011-02-09T13:16:00Z">
            <w:rPr>
              <w:sz w:val="24"/>
            </w:rPr>
          </w:rPrChange>
        </w:rPr>
        <w:t>– Om ni skulle se eller höra något så vill vi att ni kontaktar oss omedelbart, säger han högt. Är det uppfattat?</w:t>
      </w:r>
    </w:p>
    <w:p w:rsidR="006D632F" w:rsidRPr="00023073" w:rsidRDefault="006D632F">
      <w:pPr>
        <w:spacing w:line="276" w:lineRule="auto"/>
        <w:rPr>
          <w:rFonts w:ascii="Book Antiqua" w:hAnsi="Book Antiqua"/>
          <w:sz w:val="22"/>
          <w:szCs w:val="22"/>
          <w:rPrChange w:id="1947" w:author="Niklas" w:date="2011-02-09T13:16:00Z">
            <w:rPr>
              <w:sz w:val="24"/>
            </w:rPr>
          </w:rPrChange>
        </w:rPr>
        <w:pPrChange w:id="1948" w:author="Niklas" w:date="2011-02-09T13:18:00Z">
          <w:pPr>
            <w:spacing w:line="360" w:lineRule="auto"/>
          </w:pPr>
        </w:pPrChange>
      </w:pPr>
      <w:r w:rsidRPr="00023073">
        <w:rPr>
          <w:rFonts w:ascii="Book Antiqua" w:hAnsi="Book Antiqua"/>
          <w:sz w:val="22"/>
          <w:szCs w:val="22"/>
          <w:rPrChange w:id="1949" w:author="Niklas" w:date="2011-02-09T13:16:00Z">
            <w:rPr>
              <w:sz w:val="24"/>
            </w:rPr>
          </w:rPrChange>
        </w:rPr>
        <w:t xml:space="preserve">  Hans aggressiva ton får mig nästan att tappa fattningen, men jag lovar att höra av mig</w:t>
      </w:r>
      <w:ins w:id="1950" w:author="IT Tekniker" w:date="2011-02-03T09:10:00Z">
        <w:r w:rsidR="00A220C2" w:rsidRPr="00023073">
          <w:rPr>
            <w:rFonts w:ascii="Book Antiqua" w:hAnsi="Book Antiqua"/>
            <w:sz w:val="22"/>
            <w:szCs w:val="22"/>
            <w:rPrChange w:id="1951" w:author="Niklas" w:date="2011-02-09T13:16:00Z">
              <w:rPr>
                <w:sz w:val="24"/>
              </w:rPr>
            </w:rPrChange>
          </w:rPr>
          <w:t xml:space="preserve"> till</w:t>
        </w:r>
      </w:ins>
      <w:r w:rsidRPr="00023073">
        <w:rPr>
          <w:rFonts w:ascii="Book Antiqua" w:hAnsi="Book Antiqua"/>
          <w:sz w:val="22"/>
          <w:szCs w:val="22"/>
          <w:rPrChange w:id="1952" w:author="Niklas" w:date="2011-02-09T13:16:00Z">
            <w:rPr>
              <w:sz w:val="24"/>
            </w:rPr>
          </w:rPrChange>
        </w:rPr>
        <w:t xml:space="preserve"> myndigheterna </w:t>
      </w:r>
      <w:del w:id="1953" w:author="IT Tekniker" w:date="2011-02-03T09:10:00Z">
        <w:r w:rsidRPr="00023073" w:rsidDel="00A220C2">
          <w:rPr>
            <w:rFonts w:ascii="Book Antiqua" w:hAnsi="Book Antiqua"/>
            <w:sz w:val="22"/>
            <w:szCs w:val="22"/>
            <w:rPrChange w:id="1954" w:author="Niklas" w:date="2011-02-09T13:16:00Z">
              <w:rPr>
                <w:sz w:val="24"/>
              </w:rPr>
            </w:rPrChange>
          </w:rPr>
          <w:delText xml:space="preserve">om </w:delText>
        </w:r>
      </w:del>
      <w:ins w:id="1955" w:author="IT Tekniker" w:date="2011-02-03T09:10:00Z">
        <w:r w:rsidR="00A220C2" w:rsidRPr="00023073">
          <w:rPr>
            <w:rFonts w:ascii="Book Antiqua" w:hAnsi="Book Antiqua"/>
            <w:sz w:val="22"/>
            <w:szCs w:val="22"/>
            <w:rPrChange w:id="1956" w:author="Niklas" w:date="2011-02-09T13:16:00Z">
              <w:rPr>
                <w:sz w:val="24"/>
              </w:rPr>
            </w:rPrChange>
          </w:rPr>
          <w:t xml:space="preserve">ifall </w:t>
        </w:r>
      </w:ins>
      <w:r w:rsidRPr="00023073">
        <w:rPr>
          <w:rFonts w:ascii="Book Antiqua" w:hAnsi="Book Antiqua"/>
          <w:sz w:val="22"/>
          <w:szCs w:val="22"/>
          <w:rPrChange w:id="1957" w:author="Niklas" w:date="2011-02-09T13:16:00Z">
            <w:rPr>
              <w:sz w:val="24"/>
            </w:rPr>
          </w:rPrChange>
        </w:rPr>
        <w:t>något</w:t>
      </w:r>
      <w:ins w:id="1958" w:author="IT Tekniker" w:date="2011-02-03T09:10:00Z">
        <w:r w:rsidR="00A220C2" w:rsidRPr="00023073">
          <w:rPr>
            <w:rFonts w:ascii="Book Antiqua" w:hAnsi="Book Antiqua"/>
            <w:sz w:val="22"/>
            <w:szCs w:val="22"/>
            <w:rPrChange w:id="1959" w:author="Niklas" w:date="2011-02-09T13:16:00Z">
              <w:rPr>
                <w:sz w:val="24"/>
              </w:rPr>
            </w:rPrChange>
          </w:rPr>
          <w:t xml:space="preserve"> mot förmodan</w:t>
        </w:r>
      </w:ins>
      <w:r w:rsidRPr="00023073">
        <w:rPr>
          <w:rFonts w:ascii="Book Antiqua" w:hAnsi="Book Antiqua"/>
          <w:sz w:val="22"/>
          <w:szCs w:val="22"/>
          <w:rPrChange w:id="1960" w:author="Niklas" w:date="2011-02-09T13:16:00Z">
            <w:rPr>
              <w:sz w:val="24"/>
            </w:rPr>
          </w:rPrChange>
        </w:rPr>
        <w:t xml:space="preserve"> skulle dyka upp. Långsamt tar han bort foten så att dörren går att stänga</w:t>
      </w:r>
      <w:ins w:id="1961" w:author="IT Tekniker" w:date="2011-02-03T09:10:00Z">
        <w:r w:rsidR="00A220C2" w:rsidRPr="00023073">
          <w:rPr>
            <w:rFonts w:ascii="Book Antiqua" w:hAnsi="Book Antiqua"/>
            <w:sz w:val="22"/>
            <w:szCs w:val="22"/>
            <w:rPrChange w:id="1962" w:author="Niklas" w:date="2011-02-09T13:16:00Z">
              <w:rPr>
                <w:sz w:val="24"/>
              </w:rPr>
            </w:rPrChange>
          </w:rPr>
          <w:t xml:space="preserve">. </w:t>
        </w:r>
      </w:ins>
      <w:ins w:id="1963" w:author="IT Tekniker" w:date="2011-02-03T09:11:00Z">
        <w:r w:rsidR="00A220C2" w:rsidRPr="00023073">
          <w:rPr>
            <w:rFonts w:ascii="Book Antiqua" w:hAnsi="Book Antiqua"/>
            <w:sz w:val="22"/>
            <w:szCs w:val="22"/>
            <w:rPrChange w:id="1964" w:author="Niklas" w:date="2011-02-09T13:16:00Z">
              <w:rPr>
                <w:sz w:val="24"/>
              </w:rPr>
            </w:rPrChange>
          </w:rPr>
          <w:t>Ä</w:t>
        </w:r>
      </w:ins>
      <w:del w:id="1965" w:author="IT Tekniker" w:date="2011-02-03T09:10:00Z">
        <w:r w:rsidRPr="00023073" w:rsidDel="00A220C2">
          <w:rPr>
            <w:rFonts w:ascii="Book Antiqua" w:hAnsi="Book Antiqua"/>
            <w:sz w:val="22"/>
            <w:szCs w:val="22"/>
            <w:rPrChange w:id="1966" w:author="Niklas" w:date="2011-02-09T13:16:00Z">
              <w:rPr>
                <w:sz w:val="24"/>
              </w:rPr>
            </w:rPrChange>
          </w:rPr>
          <w:delText>, men när jag</w:delText>
        </w:r>
      </w:del>
      <w:del w:id="1967" w:author="IT Tekniker" w:date="2011-02-03T09:11:00Z">
        <w:r w:rsidRPr="00023073" w:rsidDel="00A220C2">
          <w:rPr>
            <w:rFonts w:ascii="Book Antiqua" w:hAnsi="Book Antiqua"/>
            <w:sz w:val="22"/>
            <w:szCs w:val="22"/>
            <w:rPrChange w:id="1968" w:author="Niklas" w:date="2011-02-09T13:16:00Z">
              <w:rPr>
                <w:sz w:val="24"/>
              </w:rPr>
            </w:rPrChange>
          </w:rPr>
          <w:delText xml:space="preserve"> ä</w:delText>
        </w:r>
      </w:del>
      <w:r w:rsidRPr="00023073">
        <w:rPr>
          <w:rFonts w:ascii="Book Antiqua" w:hAnsi="Book Antiqua"/>
          <w:sz w:val="22"/>
          <w:szCs w:val="22"/>
          <w:rPrChange w:id="1969" w:author="Niklas" w:date="2011-02-09T13:16:00Z">
            <w:rPr>
              <w:sz w:val="24"/>
            </w:rPr>
          </w:rPrChange>
        </w:rPr>
        <w:t>ntligen</w:t>
      </w:r>
      <w:ins w:id="1970" w:author="IT Tekniker" w:date="2011-02-03T09:11:00Z">
        <w:r w:rsidR="00A220C2" w:rsidRPr="00023073">
          <w:rPr>
            <w:rFonts w:ascii="Book Antiqua" w:hAnsi="Book Antiqua"/>
            <w:sz w:val="22"/>
            <w:szCs w:val="22"/>
            <w:rPrChange w:id="1971" w:author="Niklas" w:date="2011-02-09T13:16:00Z">
              <w:rPr>
                <w:sz w:val="24"/>
              </w:rPr>
            </w:rPrChange>
          </w:rPr>
          <w:t xml:space="preserve"> kan jag dra igen den</w:t>
        </w:r>
      </w:ins>
      <w:del w:id="1972" w:author="IT Tekniker" w:date="2011-02-03T09:11:00Z">
        <w:r w:rsidRPr="00023073" w:rsidDel="00A220C2">
          <w:rPr>
            <w:rFonts w:ascii="Book Antiqua" w:hAnsi="Book Antiqua"/>
            <w:sz w:val="22"/>
            <w:szCs w:val="22"/>
            <w:rPrChange w:id="1973" w:author="Niklas" w:date="2011-02-09T13:16:00Z">
              <w:rPr>
                <w:sz w:val="24"/>
              </w:rPr>
            </w:rPrChange>
          </w:rPr>
          <w:delText xml:space="preserve"> drar igen den</w:delText>
        </w:r>
      </w:del>
      <w:ins w:id="1974" w:author="IT Tekniker" w:date="2011-02-03T09:11:00Z">
        <w:r w:rsidR="00A220C2" w:rsidRPr="00023073">
          <w:rPr>
            <w:rFonts w:ascii="Book Antiqua" w:hAnsi="Book Antiqua"/>
            <w:sz w:val="22"/>
            <w:szCs w:val="22"/>
            <w:rPrChange w:id="1975" w:author="Niklas" w:date="2011-02-09T13:16:00Z">
              <w:rPr>
                <w:sz w:val="24"/>
              </w:rPr>
            </w:rPrChange>
          </w:rPr>
          <w:t xml:space="preserve">, men </w:t>
        </w:r>
      </w:ins>
      <w:del w:id="1976" w:author="IT Tekniker" w:date="2011-02-03T09:11:00Z">
        <w:r w:rsidRPr="00023073" w:rsidDel="00A220C2">
          <w:rPr>
            <w:rFonts w:ascii="Book Antiqua" w:hAnsi="Book Antiqua"/>
            <w:sz w:val="22"/>
            <w:szCs w:val="22"/>
            <w:rPrChange w:id="1977" w:author="Niklas" w:date="2011-02-09T13:16:00Z">
              <w:rPr>
                <w:sz w:val="24"/>
              </w:rPr>
            </w:rPrChange>
          </w:rPr>
          <w:delText xml:space="preserve"> så står </w:delText>
        </w:r>
      </w:del>
      <w:r w:rsidRPr="00023073">
        <w:rPr>
          <w:rFonts w:ascii="Book Antiqua" w:hAnsi="Book Antiqua"/>
          <w:sz w:val="22"/>
          <w:szCs w:val="22"/>
          <w:rPrChange w:id="1978" w:author="Niklas" w:date="2011-02-09T13:16:00Z">
            <w:rPr>
              <w:sz w:val="24"/>
            </w:rPr>
          </w:rPrChange>
        </w:rPr>
        <w:t>de</w:t>
      </w:r>
      <w:ins w:id="1979" w:author="IT Tekniker" w:date="2011-02-03T09:11:00Z">
        <w:r w:rsidR="00A220C2" w:rsidRPr="00023073">
          <w:rPr>
            <w:rFonts w:ascii="Book Antiqua" w:hAnsi="Book Antiqua"/>
            <w:sz w:val="22"/>
            <w:szCs w:val="22"/>
            <w:rPrChange w:id="1980" w:author="Niklas" w:date="2011-02-09T13:16:00Z">
              <w:rPr>
                <w:sz w:val="24"/>
              </w:rPr>
            </w:rPrChange>
          </w:rPr>
          <w:t xml:space="preserve"> står </w:t>
        </w:r>
      </w:ins>
      <w:del w:id="1981" w:author="IT Tekniker" w:date="2011-02-03T09:11:00Z">
        <w:r w:rsidRPr="00023073" w:rsidDel="00A220C2">
          <w:rPr>
            <w:rFonts w:ascii="Book Antiqua" w:hAnsi="Book Antiqua"/>
            <w:sz w:val="22"/>
            <w:szCs w:val="22"/>
            <w:rPrChange w:id="1982" w:author="Niklas" w:date="2011-02-09T13:16:00Z">
              <w:rPr>
                <w:sz w:val="24"/>
              </w:rPr>
            </w:rPrChange>
          </w:rPr>
          <w:delText xml:space="preserve"> </w:delText>
        </w:r>
      </w:del>
      <w:r w:rsidRPr="00023073">
        <w:rPr>
          <w:rFonts w:ascii="Book Antiqua" w:hAnsi="Book Antiqua"/>
          <w:sz w:val="22"/>
          <w:szCs w:val="22"/>
          <w:rPrChange w:id="1983" w:author="Niklas" w:date="2011-02-09T13:16:00Z">
            <w:rPr>
              <w:sz w:val="24"/>
            </w:rPr>
          </w:rPrChange>
        </w:rPr>
        <w:t>kvar</w:t>
      </w:r>
      <w:ins w:id="1984" w:author="IT Tekniker" w:date="2011-02-03T09:11:00Z">
        <w:r w:rsidR="00A220C2" w:rsidRPr="00023073">
          <w:rPr>
            <w:rFonts w:ascii="Book Antiqua" w:hAnsi="Book Antiqua"/>
            <w:sz w:val="22"/>
            <w:szCs w:val="22"/>
            <w:rPrChange w:id="1985" w:author="Niklas" w:date="2011-02-09T13:16:00Z">
              <w:rPr>
                <w:sz w:val="24"/>
              </w:rPr>
            </w:rPrChange>
          </w:rPr>
          <w:t xml:space="preserve"> där</w:t>
        </w:r>
      </w:ins>
      <w:r w:rsidRPr="00023073">
        <w:rPr>
          <w:rFonts w:ascii="Book Antiqua" w:hAnsi="Book Antiqua"/>
          <w:sz w:val="22"/>
          <w:szCs w:val="22"/>
          <w:rPrChange w:id="1986" w:author="Niklas" w:date="2011-02-09T13:16:00Z">
            <w:rPr>
              <w:sz w:val="24"/>
            </w:rPr>
          </w:rPrChange>
        </w:rPr>
        <w:t xml:space="preserve"> utanför. Ungefär som om de </w:t>
      </w:r>
      <w:ins w:id="1987" w:author="IT Tekniker" w:date="2011-02-03T09:11:00Z">
        <w:r w:rsidR="00A220C2" w:rsidRPr="00023073">
          <w:rPr>
            <w:rFonts w:ascii="Book Antiqua" w:hAnsi="Book Antiqua"/>
            <w:sz w:val="22"/>
            <w:szCs w:val="22"/>
            <w:rPrChange w:id="1988" w:author="Niklas" w:date="2011-02-09T13:16:00Z">
              <w:rPr>
                <w:sz w:val="24"/>
              </w:rPr>
            </w:rPrChange>
          </w:rPr>
          <w:t xml:space="preserve">vill </w:t>
        </w:r>
      </w:ins>
      <w:r w:rsidRPr="00023073">
        <w:rPr>
          <w:rFonts w:ascii="Book Antiqua" w:hAnsi="Book Antiqua"/>
          <w:sz w:val="22"/>
          <w:szCs w:val="22"/>
          <w:rPrChange w:id="1989" w:author="Niklas" w:date="2011-02-09T13:16:00Z">
            <w:rPr>
              <w:sz w:val="24"/>
            </w:rPr>
          </w:rPrChange>
        </w:rPr>
        <w:t>vakta</w:t>
      </w:r>
      <w:del w:id="1990" w:author="IT Tekniker" w:date="2011-02-03T09:11:00Z">
        <w:r w:rsidRPr="00023073" w:rsidDel="00A220C2">
          <w:rPr>
            <w:rFonts w:ascii="Book Antiqua" w:hAnsi="Book Antiqua"/>
            <w:sz w:val="22"/>
            <w:szCs w:val="22"/>
            <w:rPrChange w:id="1991" w:author="Niklas" w:date="2011-02-09T13:16:00Z">
              <w:rPr>
                <w:sz w:val="24"/>
              </w:rPr>
            </w:rPrChange>
          </w:rPr>
          <w:delText>r</w:delText>
        </w:r>
      </w:del>
      <w:r w:rsidRPr="00023073">
        <w:rPr>
          <w:rFonts w:ascii="Book Antiqua" w:hAnsi="Book Antiqua"/>
          <w:sz w:val="22"/>
          <w:szCs w:val="22"/>
          <w:rPrChange w:id="1992" w:author="Niklas" w:date="2011-02-09T13:16:00Z">
            <w:rPr>
              <w:sz w:val="24"/>
            </w:rPr>
          </w:rPrChange>
        </w:rPr>
        <w:t xml:space="preserve"> utanför min dörr.</w:t>
      </w:r>
    </w:p>
    <w:p w:rsidR="006D632F" w:rsidRPr="00023073" w:rsidRDefault="006D632F">
      <w:pPr>
        <w:spacing w:line="276" w:lineRule="auto"/>
        <w:rPr>
          <w:rFonts w:ascii="Book Antiqua" w:hAnsi="Book Antiqua"/>
          <w:sz w:val="22"/>
          <w:szCs w:val="22"/>
          <w:rPrChange w:id="1993" w:author="Niklas" w:date="2011-02-09T13:16:00Z">
            <w:rPr>
              <w:sz w:val="24"/>
            </w:rPr>
          </w:rPrChange>
        </w:rPr>
        <w:pPrChange w:id="1994" w:author="Niklas" w:date="2011-02-09T13:18:00Z">
          <w:pPr>
            <w:spacing w:line="360" w:lineRule="auto"/>
          </w:pPr>
        </w:pPrChange>
      </w:pPr>
      <w:r w:rsidRPr="00023073">
        <w:rPr>
          <w:rFonts w:ascii="Book Antiqua" w:hAnsi="Book Antiqua"/>
          <w:sz w:val="22"/>
          <w:szCs w:val="22"/>
          <w:rPrChange w:id="1995" w:author="Niklas" w:date="2011-02-09T13:16:00Z">
            <w:rPr>
              <w:sz w:val="24"/>
            </w:rPr>
          </w:rPrChange>
        </w:rPr>
        <w:t xml:space="preserve">  Jag sätter mig långsamt på golvet med ryggen mot dörren. Att man inte ens kan få vara ifred i sitt eget hem! Plågoandar finns i alla skepnader, förklädda både till människor och demoner. Människosläktet kännetecknas framför allt av enfaldighet</w:t>
      </w:r>
      <w:ins w:id="1996" w:author="IT Tekniker" w:date="2011-02-03T09:14:00Z">
        <w:r w:rsidR="00EC4AD9" w:rsidRPr="00023073">
          <w:rPr>
            <w:rFonts w:ascii="Book Antiqua" w:hAnsi="Book Antiqua"/>
            <w:sz w:val="22"/>
            <w:szCs w:val="22"/>
            <w:rPrChange w:id="1997" w:author="Niklas" w:date="2011-02-09T13:16:00Z">
              <w:rPr>
                <w:sz w:val="24"/>
              </w:rPr>
            </w:rPrChange>
          </w:rPr>
          <w:t>, men även av</w:t>
        </w:r>
      </w:ins>
      <w:del w:id="1998" w:author="IT Tekniker" w:date="2011-02-03T09:14:00Z">
        <w:r w:rsidRPr="00023073" w:rsidDel="00EC4AD9">
          <w:rPr>
            <w:rFonts w:ascii="Book Antiqua" w:hAnsi="Book Antiqua"/>
            <w:sz w:val="22"/>
            <w:szCs w:val="22"/>
            <w:rPrChange w:id="1999" w:author="Niklas" w:date="2011-02-09T13:16:00Z">
              <w:rPr>
                <w:sz w:val="24"/>
              </w:rPr>
            </w:rPrChange>
          </w:rPr>
          <w:delText xml:space="preserve"> och</w:delText>
        </w:r>
      </w:del>
      <w:r w:rsidRPr="00023073">
        <w:rPr>
          <w:rFonts w:ascii="Book Antiqua" w:hAnsi="Book Antiqua"/>
          <w:sz w:val="22"/>
          <w:szCs w:val="22"/>
          <w:rPrChange w:id="2000" w:author="Niklas" w:date="2011-02-09T13:16:00Z">
            <w:rPr>
              <w:sz w:val="24"/>
            </w:rPr>
          </w:rPrChange>
        </w:rPr>
        <w:t xml:space="preserve"> </w:t>
      </w:r>
      <w:del w:id="2001" w:author="IT Tekniker" w:date="2011-02-03T09:14:00Z">
        <w:r w:rsidRPr="00023073" w:rsidDel="00A220C2">
          <w:rPr>
            <w:rFonts w:ascii="Book Antiqua" w:hAnsi="Book Antiqua"/>
            <w:sz w:val="22"/>
            <w:szCs w:val="22"/>
            <w:rPrChange w:id="2002" w:author="Niklas" w:date="2011-02-09T13:16:00Z">
              <w:rPr>
                <w:sz w:val="24"/>
              </w:rPr>
            </w:rPrChange>
          </w:rPr>
          <w:delText>tvetydighet</w:delText>
        </w:r>
      </w:del>
      <w:ins w:id="2003" w:author="IT Tekniker" w:date="2011-02-03T09:14:00Z">
        <w:r w:rsidR="00A220C2" w:rsidRPr="00023073">
          <w:rPr>
            <w:rFonts w:ascii="Book Antiqua" w:hAnsi="Book Antiqua"/>
            <w:sz w:val="22"/>
            <w:szCs w:val="22"/>
            <w:rPrChange w:id="2004" w:author="Niklas" w:date="2011-02-09T13:16:00Z">
              <w:rPr>
                <w:sz w:val="24"/>
              </w:rPr>
            </w:rPrChange>
          </w:rPr>
          <w:t>kluvenhet</w:t>
        </w:r>
      </w:ins>
      <w:r w:rsidRPr="00023073">
        <w:rPr>
          <w:rFonts w:ascii="Book Antiqua" w:hAnsi="Book Antiqua"/>
          <w:sz w:val="22"/>
          <w:szCs w:val="22"/>
          <w:rPrChange w:id="2005" w:author="Niklas" w:date="2011-02-09T13:16:00Z">
            <w:rPr>
              <w:sz w:val="24"/>
            </w:rPr>
          </w:rPrChange>
        </w:rPr>
        <w:t xml:space="preserve">. De enfaldiga har oftast god själ eftersom deras själsliv inte brottas med plågor och tvivel. Istället lever de livet som om åldrandet vore värre än döden. Djur känner bara </w:t>
      </w:r>
      <w:r w:rsidRPr="00023073">
        <w:rPr>
          <w:rFonts w:ascii="Book Antiqua" w:hAnsi="Book Antiqua"/>
          <w:sz w:val="22"/>
          <w:szCs w:val="22"/>
          <w:rPrChange w:id="2006" w:author="Niklas" w:date="2011-02-09T13:16:00Z">
            <w:rPr>
              <w:sz w:val="24"/>
            </w:rPr>
          </w:rPrChange>
        </w:rPr>
        <w:lastRenderedPageBreak/>
        <w:t xml:space="preserve">instinktivt till sin död när de står inför den och detsamma kan sägas om enfaldiga människor. De lever som om livet aldrig skulle upphöra. </w:t>
      </w:r>
      <w:del w:id="2007" w:author="IT Tekniker" w:date="2011-02-03T09:13:00Z">
        <w:r w:rsidRPr="00023073" w:rsidDel="00A220C2">
          <w:rPr>
            <w:rFonts w:ascii="Book Antiqua" w:hAnsi="Book Antiqua"/>
            <w:sz w:val="22"/>
            <w:szCs w:val="22"/>
            <w:rPrChange w:id="2008" w:author="Niklas" w:date="2011-02-09T13:16:00Z">
              <w:rPr>
                <w:sz w:val="24"/>
              </w:rPr>
            </w:rPrChange>
          </w:rPr>
          <w:delText xml:space="preserve">Tvetydiga </w:delText>
        </w:r>
      </w:del>
      <w:ins w:id="2009" w:author="IT Tekniker" w:date="2011-02-03T09:15:00Z">
        <w:r w:rsidR="00EC4AD9" w:rsidRPr="00023073">
          <w:rPr>
            <w:rFonts w:ascii="Book Antiqua" w:hAnsi="Book Antiqua"/>
            <w:sz w:val="22"/>
            <w:szCs w:val="22"/>
            <w:rPrChange w:id="2010" w:author="Niklas" w:date="2011-02-09T13:16:00Z">
              <w:rPr>
                <w:sz w:val="24"/>
              </w:rPr>
            </w:rPrChange>
          </w:rPr>
          <w:t>M</w:t>
        </w:r>
      </w:ins>
      <w:del w:id="2011" w:author="IT Tekniker" w:date="2011-02-03T09:15:00Z">
        <w:r w:rsidRPr="00023073" w:rsidDel="00EC4AD9">
          <w:rPr>
            <w:rFonts w:ascii="Book Antiqua" w:hAnsi="Book Antiqua"/>
            <w:sz w:val="22"/>
            <w:szCs w:val="22"/>
            <w:rPrChange w:id="2012" w:author="Niklas" w:date="2011-02-09T13:16:00Z">
              <w:rPr>
                <w:sz w:val="24"/>
              </w:rPr>
            </w:rPrChange>
          </w:rPr>
          <w:delText>m</w:delText>
        </w:r>
      </w:del>
      <w:r w:rsidRPr="00023073">
        <w:rPr>
          <w:rFonts w:ascii="Book Antiqua" w:hAnsi="Book Antiqua"/>
          <w:sz w:val="22"/>
          <w:szCs w:val="22"/>
          <w:rPrChange w:id="2013" w:author="Niklas" w:date="2011-02-09T13:16:00Z">
            <w:rPr>
              <w:sz w:val="24"/>
            </w:rPr>
          </w:rPrChange>
        </w:rPr>
        <w:t>änniskor</w:t>
      </w:r>
      <w:ins w:id="2014" w:author="IT Tekniker" w:date="2011-02-03T09:15:00Z">
        <w:r w:rsidR="00EC4AD9" w:rsidRPr="00023073">
          <w:rPr>
            <w:rFonts w:ascii="Book Antiqua" w:hAnsi="Book Antiqua"/>
            <w:sz w:val="22"/>
            <w:szCs w:val="22"/>
            <w:rPrChange w:id="2015" w:author="Niklas" w:date="2011-02-09T13:16:00Z">
              <w:rPr>
                <w:sz w:val="24"/>
              </w:rPr>
            </w:rPrChange>
          </w:rPr>
          <w:t xml:space="preserve"> med kluven personlighet</w:t>
        </w:r>
      </w:ins>
      <w:r w:rsidRPr="00023073">
        <w:rPr>
          <w:rFonts w:ascii="Book Antiqua" w:hAnsi="Book Antiqua"/>
          <w:sz w:val="22"/>
          <w:szCs w:val="22"/>
          <w:rPrChange w:id="2016" w:author="Niklas" w:date="2011-02-09T13:16:00Z">
            <w:rPr>
              <w:sz w:val="24"/>
            </w:rPr>
          </w:rPrChange>
        </w:rPr>
        <w:t xml:space="preserve"> har däremot en ond natur rent generellt eftersom de ständigt är medvetna om sin död. De har döden med sig i vardagen och beter sig som om varje dag </w:t>
      </w:r>
      <w:del w:id="2017" w:author="IT Tekniker" w:date="2011-02-03T09:15:00Z">
        <w:r w:rsidRPr="00023073" w:rsidDel="00EC4AD9">
          <w:rPr>
            <w:rFonts w:ascii="Book Antiqua" w:hAnsi="Book Antiqua"/>
            <w:sz w:val="22"/>
            <w:szCs w:val="22"/>
            <w:rPrChange w:id="2018" w:author="Niklas" w:date="2011-02-09T13:16:00Z">
              <w:rPr>
                <w:sz w:val="24"/>
              </w:rPr>
            </w:rPrChange>
          </w:rPr>
          <w:delText xml:space="preserve">kan </w:delText>
        </w:r>
      </w:del>
      <w:ins w:id="2019" w:author="IT Tekniker" w:date="2011-02-03T09:15:00Z">
        <w:r w:rsidR="00EC4AD9" w:rsidRPr="00023073">
          <w:rPr>
            <w:rFonts w:ascii="Book Antiqua" w:hAnsi="Book Antiqua"/>
            <w:sz w:val="22"/>
            <w:szCs w:val="22"/>
            <w:rPrChange w:id="2020" w:author="Niklas" w:date="2011-02-09T13:16:00Z">
              <w:rPr>
                <w:sz w:val="24"/>
              </w:rPr>
            </w:rPrChange>
          </w:rPr>
          <w:t xml:space="preserve">skulle kunna </w:t>
        </w:r>
      </w:ins>
      <w:r w:rsidRPr="00023073">
        <w:rPr>
          <w:rFonts w:ascii="Book Antiqua" w:hAnsi="Book Antiqua"/>
          <w:sz w:val="22"/>
          <w:szCs w:val="22"/>
          <w:rPrChange w:id="2021" w:author="Niklas" w:date="2011-02-09T13:16:00Z">
            <w:rPr>
              <w:sz w:val="24"/>
            </w:rPr>
          </w:rPrChange>
        </w:rPr>
        <w:t xml:space="preserve">vara deras sista. De två konstaplarna tillhör med största sannolikhet de </w:t>
      </w:r>
      <w:ins w:id="2022" w:author="IT Tekniker" w:date="2011-02-03T09:13:00Z">
        <w:r w:rsidR="00A220C2" w:rsidRPr="00023073">
          <w:rPr>
            <w:rFonts w:ascii="Book Antiqua" w:hAnsi="Book Antiqua"/>
            <w:sz w:val="22"/>
            <w:szCs w:val="22"/>
            <w:rPrChange w:id="2023" w:author="Niklas" w:date="2011-02-09T13:16:00Z">
              <w:rPr>
                <w:sz w:val="24"/>
              </w:rPr>
            </w:rPrChange>
          </w:rPr>
          <w:t>kluvna</w:t>
        </w:r>
      </w:ins>
      <w:del w:id="2024" w:author="IT Tekniker" w:date="2011-02-03T09:13:00Z">
        <w:r w:rsidRPr="00023073" w:rsidDel="00A220C2">
          <w:rPr>
            <w:rFonts w:ascii="Book Antiqua" w:hAnsi="Book Antiqua"/>
            <w:sz w:val="22"/>
            <w:szCs w:val="22"/>
            <w:rPrChange w:id="2025" w:author="Niklas" w:date="2011-02-09T13:16:00Z">
              <w:rPr>
                <w:sz w:val="24"/>
              </w:rPr>
            </w:rPrChange>
          </w:rPr>
          <w:delText>tvetydiga</w:delText>
        </w:r>
      </w:del>
      <w:r w:rsidRPr="00023073">
        <w:rPr>
          <w:rFonts w:ascii="Book Antiqua" w:hAnsi="Book Antiqua"/>
          <w:sz w:val="22"/>
          <w:szCs w:val="22"/>
          <w:rPrChange w:id="2026" w:author="Niklas" w:date="2011-02-09T13:16:00Z">
            <w:rPr>
              <w:sz w:val="24"/>
            </w:rPr>
          </w:rPrChange>
        </w:rPr>
        <w:t xml:space="preserve"> människorna. Denna människotyp strävar inte sällan efter makt, och har i och med sitt yrkesval lierat sig med de styrande i samhället. Detta orättfärdiga samhällsbygge som syftar till att begränsa möjligheten för människor som mig att bli sin egen lyckas smed. Eftersom ingen i jordelivet ännu lyckats skapa guld vill de styrande förhindra att någon människa någonsin ska lyckas med detta, och har därför skapat en lagtext och ett samhällsklimat i syfte att dämpa eggelsen och begränsa möjligheterna till detta. Men liksom sina vämjeliga vapenbröder i både himlen och helvetet ska de i framtiden obönhörligen ställas till svars för sina illgärningar!</w:t>
      </w:r>
    </w:p>
    <w:p w:rsidR="006D632F" w:rsidRPr="00023073" w:rsidRDefault="006D632F">
      <w:pPr>
        <w:spacing w:line="276" w:lineRule="auto"/>
        <w:rPr>
          <w:rFonts w:ascii="Book Antiqua" w:hAnsi="Book Antiqua"/>
          <w:sz w:val="22"/>
          <w:szCs w:val="22"/>
          <w:rPrChange w:id="2027" w:author="Niklas" w:date="2011-02-09T13:16:00Z">
            <w:rPr>
              <w:sz w:val="24"/>
            </w:rPr>
          </w:rPrChange>
        </w:rPr>
        <w:pPrChange w:id="2028" w:author="Niklas" w:date="2011-02-09T13:18:00Z">
          <w:pPr>
            <w:spacing w:line="360" w:lineRule="auto"/>
          </w:pPr>
        </w:pPrChange>
      </w:pPr>
      <w:r w:rsidRPr="00023073">
        <w:rPr>
          <w:rFonts w:ascii="Book Antiqua" w:hAnsi="Book Antiqua"/>
          <w:sz w:val="22"/>
          <w:szCs w:val="22"/>
          <w:rPrChange w:id="2029" w:author="Niklas" w:date="2011-02-09T13:16:00Z">
            <w:rPr>
              <w:sz w:val="24"/>
            </w:rPr>
          </w:rPrChange>
        </w:rPr>
        <w:t xml:space="preserve">  Nu slår det mig att jag är mitt uppe i ett experiment. Jag skyndar</w:t>
      </w:r>
      <w:ins w:id="2030" w:author="IT Tekniker" w:date="2011-02-03T09:12:00Z">
        <w:r w:rsidR="00A220C2" w:rsidRPr="00023073">
          <w:rPr>
            <w:rFonts w:ascii="Book Antiqua" w:hAnsi="Book Antiqua"/>
            <w:sz w:val="22"/>
            <w:szCs w:val="22"/>
            <w:rPrChange w:id="2031" w:author="Niklas" w:date="2011-02-09T13:16:00Z">
              <w:rPr>
                <w:sz w:val="24"/>
              </w:rPr>
            </w:rPrChange>
          </w:rPr>
          <w:t xml:space="preserve"> långsamt och under största försiktighet</w:t>
        </w:r>
      </w:ins>
      <w:r w:rsidRPr="00023073">
        <w:rPr>
          <w:rFonts w:ascii="Book Antiqua" w:hAnsi="Book Antiqua"/>
          <w:sz w:val="22"/>
          <w:szCs w:val="22"/>
          <w:rPrChange w:id="2032" w:author="Niklas" w:date="2011-02-09T13:16:00Z">
            <w:rPr>
              <w:sz w:val="24"/>
            </w:rPr>
          </w:rPrChange>
        </w:rPr>
        <w:t xml:space="preserve"> fram till ugnen men möts av odören från vätgasen som kännetecknat mina tidigare misslyckanden. Farhågorna bekräftas när jag tömmer ut innehållet i stekspaden på golvet och svart rök stiger upp från kolet som en sista </w:t>
      </w:r>
      <w:r w:rsidRPr="00023073">
        <w:rPr>
          <w:rFonts w:ascii="Book Antiqua" w:hAnsi="Book Antiqua"/>
          <w:sz w:val="22"/>
          <w:szCs w:val="22"/>
          <w:rPrChange w:id="2033" w:author="Niklas" w:date="2011-02-09T13:16:00Z">
            <w:rPr>
              <w:sz w:val="24"/>
            </w:rPr>
          </w:rPrChange>
        </w:rPr>
        <w:lastRenderedPageBreak/>
        <w:t>djup suck. Jag borstar upp smutsen och kastar allt på glöden i ugnen. Förbannat!</w:t>
      </w:r>
    </w:p>
    <w:p w:rsidR="006D632F" w:rsidRPr="00023073" w:rsidRDefault="006D632F">
      <w:pPr>
        <w:spacing w:line="276" w:lineRule="auto"/>
        <w:rPr>
          <w:rFonts w:ascii="Book Antiqua" w:hAnsi="Book Antiqua"/>
          <w:sz w:val="22"/>
          <w:szCs w:val="22"/>
          <w:rPrChange w:id="2034" w:author="Niklas" w:date="2011-02-09T13:16:00Z">
            <w:rPr>
              <w:sz w:val="24"/>
            </w:rPr>
          </w:rPrChange>
        </w:rPr>
        <w:pPrChange w:id="2035" w:author="Niklas" w:date="2011-02-09T13:18:00Z">
          <w:pPr>
            <w:spacing w:line="360" w:lineRule="auto"/>
          </w:pPr>
        </w:pPrChange>
      </w:pPr>
      <w:r w:rsidRPr="00023073">
        <w:rPr>
          <w:rFonts w:ascii="Book Antiqua" w:hAnsi="Book Antiqua"/>
          <w:sz w:val="22"/>
          <w:szCs w:val="22"/>
          <w:rPrChange w:id="2036" w:author="Niklas" w:date="2011-02-09T13:16:00Z">
            <w:rPr>
              <w:sz w:val="24"/>
            </w:rPr>
          </w:rPrChange>
        </w:rPr>
        <w:t xml:space="preserve">  Under den senaste tiden har min själ knådats, mjuk som lera. Allt från våldsamma utbrott till vassa smekningar har jag fått uppleva, dock sällan en lugn stund. Tidigare har jag om nätterna övat på att drömma, men nu har fantasi och verklighet mer eller mindre flutit samman till en okontrollerad massa.</w:t>
      </w:r>
    </w:p>
    <w:p w:rsidR="006D632F" w:rsidRPr="00023073" w:rsidRDefault="006D632F">
      <w:pPr>
        <w:spacing w:line="276" w:lineRule="auto"/>
        <w:rPr>
          <w:rFonts w:ascii="Book Antiqua" w:hAnsi="Book Antiqua"/>
          <w:sz w:val="22"/>
          <w:szCs w:val="22"/>
          <w:rPrChange w:id="2037" w:author="Niklas" w:date="2011-02-09T13:16:00Z">
            <w:rPr>
              <w:sz w:val="24"/>
            </w:rPr>
          </w:rPrChange>
        </w:rPr>
        <w:pPrChange w:id="2038" w:author="Niklas" w:date="2011-02-09T13:18:00Z">
          <w:pPr>
            <w:spacing w:line="360" w:lineRule="auto"/>
          </w:pPr>
        </w:pPrChange>
      </w:pPr>
      <w:r w:rsidRPr="00023073">
        <w:rPr>
          <w:rFonts w:ascii="Book Antiqua" w:hAnsi="Book Antiqua"/>
          <w:sz w:val="22"/>
          <w:szCs w:val="22"/>
          <w:rPrChange w:id="2039" w:author="Niklas" w:date="2011-02-09T13:16:00Z">
            <w:rPr>
              <w:sz w:val="24"/>
            </w:rPr>
          </w:rPrChange>
        </w:rPr>
        <w:t xml:space="preserve">  Överraskad känner jag att det är fuktigt innanför min skjorta. Jag sliter den av mig och upptäcker att häxmjölk har runnit ur mina bröstvårtor! </w:t>
      </w:r>
      <w:del w:id="2040" w:author="IT Tekniker" w:date="2011-02-03T09:16:00Z">
        <w:r w:rsidRPr="00023073" w:rsidDel="00EC4AD9">
          <w:rPr>
            <w:rFonts w:ascii="Book Antiqua" w:hAnsi="Book Antiqua"/>
            <w:sz w:val="22"/>
            <w:szCs w:val="22"/>
            <w:rPrChange w:id="2041" w:author="Niklas" w:date="2011-02-09T13:16:00Z">
              <w:rPr>
                <w:sz w:val="24"/>
              </w:rPr>
            </w:rPrChange>
          </w:rPr>
          <w:delText xml:space="preserve">Är detta någon form av stigmata? </w:delText>
        </w:r>
      </w:del>
      <w:r w:rsidRPr="00023073">
        <w:rPr>
          <w:rFonts w:ascii="Book Antiqua" w:hAnsi="Book Antiqua"/>
          <w:sz w:val="22"/>
          <w:szCs w:val="22"/>
          <w:rPrChange w:id="2042" w:author="Niklas" w:date="2011-02-09T13:16:00Z">
            <w:rPr>
              <w:sz w:val="24"/>
            </w:rPr>
          </w:rPrChange>
        </w:rPr>
        <w:t>Fy för den onde som prövar mig gång på gång! Jag vill gråta och krälar som ett djur bort och lägger mig på sängen.</w:t>
      </w:r>
    </w:p>
    <w:p w:rsidR="006D632F" w:rsidRPr="00023073" w:rsidRDefault="006D632F">
      <w:pPr>
        <w:spacing w:line="276" w:lineRule="auto"/>
        <w:rPr>
          <w:rFonts w:ascii="Book Antiqua" w:hAnsi="Book Antiqua"/>
          <w:sz w:val="22"/>
          <w:szCs w:val="22"/>
          <w:rPrChange w:id="2043" w:author="Niklas" w:date="2011-02-09T13:16:00Z">
            <w:rPr>
              <w:sz w:val="24"/>
            </w:rPr>
          </w:rPrChange>
        </w:rPr>
        <w:pPrChange w:id="2044" w:author="Niklas" w:date="2011-02-09T13:18:00Z">
          <w:pPr>
            <w:spacing w:line="360" w:lineRule="auto"/>
          </w:pPr>
        </w:pPrChange>
      </w:pPr>
      <w:del w:id="2045" w:author="IT Tekniker" w:date="2011-02-03T09:19:00Z">
        <w:r w:rsidRPr="00023073" w:rsidDel="00833876">
          <w:rPr>
            <w:rFonts w:ascii="Book Antiqua" w:hAnsi="Book Antiqua"/>
            <w:sz w:val="22"/>
            <w:szCs w:val="22"/>
            <w:rPrChange w:id="2046" w:author="Niklas" w:date="2011-02-09T13:16:00Z">
              <w:rPr>
                <w:sz w:val="24"/>
              </w:rPr>
            </w:rPrChange>
          </w:rPr>
          <w:delText xml:space="preserve">  Att jag alltid ska drabbas! </w:delText>
        </w:r>
      </w:del>
      <w:ins w:id="2047" w:author="IT Tekniker" w:date="2011-02-03T09:19:00Z">
        <w:r w:rsidR="00833876" w:rsidRPr="00023073">
          <w:rPr>
            <w:rFonts w:ascii="Book Antiqua" w:hAnsi="Book Antiqua"/>
            <w:sz w:val="22"/>
            <w:szCs w:val="22"/>
            <w:rPrChange w:id="2048" w:author="Niklas" w:date="2011-02-09T13:16:00Z">
              <w:rPr>
                <w:sz w:val="24"/>
              </w:rPr>
            </w:rPrChange>
          </w:rPr>
          <w:t xml:space="preserve">  </w:t>
        </w:r>
      </w:ins>
      <w:r w:rsidRPr="00023073">
        <w:rPr>
          <w:rFonts w:ascii="Book Antiqua" w:hAnsi="Book Antiqua"/>
          <w:sz w:val="22"/>
          <w:szCs w:val="22"/>
          <w:rPrChange w:id="2049" w:author="Niklas" w:date="2011-02-09T13:16:00Z">
            <w:rPr>
              <w:sz w:val="24"/>
            </w:rPr>
          </w:rPrChange>
        </w:rPr>
        <w:t>Finns det ingen nåd att finna i denna värld? Kränkt och tårögd känner jag hur bröstet häver sig gång på gång. Hur jag än försöker slappna av finner jag ingen ro. Jag sluter ögonen och försöker låta tanken flyta, men förgäves! Hur många gånger måste det bekännas med tårar att jag förspillt mitt liv och endast avvaktar döden?</w:t>
      </w:r>
    </w:p>
    <w:p w:rsidR="006D632F" w:rsidRPr="00023073" w:rsidRDefault="006D632F">
      <w:pPr>
        <w:spacing w:line="276" w:lineRule="auto"/>
        <w:rPr>
          <w:rFonts w:ascii="Book Antiqua" w:hAnsi="Book Antiqua"/>
          <w:sz w:val="22"/>
          <w:szCs w:val="22"/>
          <w:rPrChange w:id="2050" w:author="Niklas" w:date="2011-02-09T13:16:00Z">
            <w:rPr>
              <w:sz w:val="24"/>
            </w:rPr>
          </w:rPrChange>
        </w:rPr>
        <w:pPrChange w:id="2051" w:author="Niklas" w:date="2011-02-09T13:18:00Z">
          <w:pPr>
            <w:spacing w:line="360" w:lineRule="auto"/>
          </w:pPr>
        </w:pPrChange>
      </w:pPr>
    </w:p>
    <w:p w:rsidR="006D632F" w:rsidRPr="00023073" w:rsidRDefault="006D632F">
      <w:pPr>
        <w:spacing w:line="276" w:lineRule="auto"/>
        <w:jc w:val="center"/>
        <w:rPr>
          <w:rFonts w:ascii="Book Antiqua" w:hAnsi="Book Antiqua"/>
          <w:sz w:val="22"/>
          <w:szCs w:val="22"/>
          <w:rPrChange w:id="2052" w:author="Niklas" w:date="2011-02-09T13:16:00Z">
            <w:rPr>
              <w:sz w:val="24"/>
            </w:rPr>
          </w:rPrChange>
        </w:rPr>
        <w:pPrChange w:id="2053" w:author="Niklas" w:date="2011-02-09T13:18:00Z">
          <w:pPr>
            <w:spacing w:line="360" w:lineRule="auto"/>
            <w:jc w:val="center"/>
          </w:pPr>
        </w:pPrChange>
      </w:pPr>
      <w:r w:rsidRPr="00023073">
        <w:rPr>
          <w:rFonts w:ascii="Book Antiqua" w:hAnsi="Book Antiqua"/>
          <w:sz w:val="22"/>
          <w:szCs w:val="22"/>
          <w:rPrChange w:id="2054" w:author="Niklas" w:date="2011-02-09T13:16:00Z">
            <w:rPr>
              <w:sz w:val="24"/>
            </w:rPr>
          </w:rPrChange>
        </w:rPr>
        <w:t>*</w:t>
      </w:r>
      <w:ins w:id="2055" w:author="Niklas Dahlman" w:date="2010-03-12T13:13:00Z">
        <w:r w:rsidRPr="00023073">
          <w:rPr>
            <w:rFonts w:ascii="Book Antiqua" w:hAnsi="Book Antiqua"/>
            <w:sz w:val="22"/>
            <w:szCs w:val="22"/>
            <w:rPrChange w:id="2056" w:author="Niklas" w:date="2011-02-09T13:16:00Z">
              <w:rPr>
                <w:sz w:val="24"/>
              </w:rPr>
            </w:rPrChange>
          </w:rPr>
          <w:t xml:space="preserve"> * *</w:t>
        </w:r>
      </w:ins>
    </w:p>
    <w:p w:rsidR="006D632F" w:rsidRPr="00023073" w:rsidRDefault="006D632F">
      <w:pPr>
        <w:spacing w:line="276" w:lineRule="auto"/>
        <w:jc w:val="center"/>
        <w:rPr>
          <w:rFonts w:ascii="Book Antiqua" w:hAnsi="Book Antiqua"/>
          <w:sz w:val="22"/>
          <w:szCs w:val="22"/>
          <w:rPrChange w:id="2057" w:author="Niklas" w:date="2011-02-09T13:16:00Z">
            <w:rPr>
              <w:sz w:val="24"/>
            </w:rPr>
          </w:rPrChange>
        </w:rPr>
        <w:pPrChange w:id="2058" w:author="Niklas" w:date="2011-02-09T13:18:00Z">
          <w:pPr>
            <w:spacing w:line="360" w:lineRule="auto"/>
            <w:jc w:val="center"/>
          </w:pPr>
        </w:pPrChange>
      </w:pPr>
    </w:p>
    <w:p w:rsidR="006D632F" w:rsidRPr="00023073" w:rsidRDefault="006D632F">
      <w:pPr>
        <w:spacing w:line="276" w:lineRule="auto"/>
        <w:rPr>
          <w:rFonts w:ascii="Book Antiqua" w:hAnsi="Book Antiqua"/>
          <w:sz w:val="22"/>
          <w:szCs w:val="22"/>
          <w:rPrChange w:id="2059" w:author="Niklas" w:date="2011-02-09T13:16:00Z">
            <w:rPr>
              <w:sz w:val="24"/>
            </w:rPr>
          </w:rPrChange>
        </w:rPr>
        <w:pPrChange w:id="2060" w:author="Niklas" w:date="2011-02-09T13:18:00Z">
          <w:pPr>
            <w:spacing w:line="360" w:lineRule="auto"/>
          </w:pPr>
        </w:pPrChange>
      </w:pPr>
      <w:r w:rsidRPr="00023073">
        <w:rPr>
          <w:rFonts w:ascii="Book Antiqua" w:hAnsi="Book Antiqua"/>
          <w:sz w:val="22"/>
          <w:szCs w:val="22"/>
          <w:rPrChange w:id="2061" w:author="Niklas" w:date="2011-02-09T13:16:00Z">
            <w:rPr>
              <w:sz w:val="24"/>
            </w:rPr>
          </w:rPrChange>
        </w:rPr>
        <w:t xml:space="preserve">Nu ringer det kvällsmat från kyrktornet! Jag måste ha somnat. Framme vid fönstergluggen ser jag hur solen skakas av kyrkklockornas dån på sin </w:t>
      </w:r>
      <w:commentRangeStart w:id="2062"/>
      <w:r w:rsidRPr="00023073">
        <w:rPr>
          <w:rFonts w:ascii="Book Antiqua" w:hAnsi="Book Antiqua"/>
          <w:sz w:val="22"/>
          <w:szCs w:val="22"/>
          <w:rPrChange w:id="2063" w:author="Niklas" w:date="2011-02-09T13:16:00Z">
            <w:rPr>
              <w:sz w:val="24"/>
            </w:rPr>
          </w:rPrChange>
        </w:rPr>
        <w:t>ne</w:t>
      </w:r>
      <w:ins w:id="2064" w:author="IT Tekniker" w:date="2010-08-18T16:05:00Z">
        <w:r w:rsidR="00961F4F" w:rsidRPr="00023073">
          <w:rPr>
            <w:rFonts w:ascii="Book Antiqua" w:hAnsi="Book Antiqua"/>
            <w:sz w:val="22"/>
            <w:szCs w:val="22"/>
            <w:rPrChange w:id="2065" w:author="Niklas" w:date="2011-02-09T13:16:00Z">
              <w:rPr>
                <w:sz w:val="24"/>
              </w:rPr>
            </w:rPrChange>
          </w:rPr>
          <w:t>d</w:t>
        </w:r>
      </w:ins>
      <w:del w:id="2066" w:author="IT Tekniker" w:date="2010-08-18T16:05:00Z">
        <w:r w:rsidRPr="00023073" w:rsidDel="00961F4F">
          <w:rPr>
            <w:rFonts w:ascii="Book Antiqua" w:hAnsi="Book Antiqua"/>
            <w:sz w:val="22"/>
            <w:szCs w:val="22"/>
            <w:rPrChange w:id="2067" w:author="Niklas" w:date="2011-02-09T13:16:00Z">
              <w:rPr>
                <w:sz w:val="24"/>
              </w:rPr>
            </w:rPrChange>
          </w:rPr>
          <w:delText>r</w:delText>
        </w:r>
      </w:del>
      <w:r w:rsidRPr="00023073">
        <w:rPr>
          <w:rFonts w:ascii="Book Antiqua" w:hAnsi="Book Antiqua"/>
          <w:sz w:val="22"/>
          <w:szCs w:val="22"/>
          <w:rPrChange w:id="2068" w:author="Niklas" w:date="2011-02-09T13:16:00Z">
            <w:rPr>
              <w:sz w:val="24"/>
            </w:rPr>
          </w:rPrChange>
        </w:rPr>
        <w:t xml:space="preserve">åtgående </w:t>
      </w:r>
      <w:commentRangeEnd w:id="2062"/>
      <w:r w:rsidRPr="00023073">
        <w:rPr>
          <w:rStyle w:val="CommentReference"/>
          <w:rFonts w:ascii="Book Antiqua" w:hAnsi="Book Antiqua"/>
          <w:vanish/>
          <w:sz w:val="22"/>
          <w:szCs w:val="22"/>
          <w:rPrChange w:id="2069" w:author="Niklas" w:date="2011-02-09T13:16:00Z">
            <w:rPr>
              <w:rStyle w:val="CommentReference"/>
              <w:vanish/>
            </w:rPr>
          </w:rPrChange>
        </w:rPr>
        <w:commentReference w:id="2062"/>
      </w:r>
      <w:r w:rsidRPr="00023073">
        <w:rPr>
          <w:rFonts w:ascii="Book Antiqua" w:hAnsi="Book Antiqua"/>
          <w:sz w:val="22"/>
          <w:szCs w:val="22"/>
          <w:rPrChange w:id="2070" w:author="Niklas" w:date="2011-02-09T13:16:00Z">
            <w:rPr>
              <w:sz w:val="24"/>
            </w:rPr>
          </w:rPrChange>
        </w:rPr>
        <w:t xml:space="preserve">färd mellan hustaken, för att därefter lämna plats för mörkret och månstrimman. </w:t>
      </w:r>
    </w:p>
    <w:p w:rsidR="006D632F" w:rsidRPr="00023073" w:rsidRDefault="006D632F">
      <w:pPr>
        <w:spacing w:line="276" w:lineRule="auto"/>
        <w:rPr>
          <w:rFonts w:ascii="Book Antiqua" w:hAnsi="Book Antiqua"/>
          <w:sz w:val="22"/>
          <w:szCs w:val="22"/>
          <w:rPrChange w:id="2071" w:author="Niklas" w:date="2011-02-09T13:16:00Z">
            <w:rPr>
              <w:sz w:val="24"/>
            </w:rPr>
          </w:rPrChange>
        </w:rPr>
        <w:pPrChange w:id="2072" w:author="Niklas" w:date="2011-02-09T13:18:00Z">
          <w:pPr>
            <w:spacing w:line="360" w:lineRule="auto"/>
          </w:pPr>
        </w:pPrChange>
      </w:pPr>
      <w:r w:rsidRPr="00023073">
        <w:rPr>
          <w:rFonts w:ascii="Book Antiqua" w:hAnsi="Book Antiqua"/>
          <w:sz w:val="22"/>
          <w:szCs w:val="22"/>
          <w:rPrChange w:id="2073" w:author="Niklas" w:date="2011-02-09T13:16:00Z">
            <w:rPr>
              <w:sz w:val="24"/>
            </w:rPr>
          </w:rPrChange>
        </w:rPr>
        <w:lastRenderedPageBreak/>
        <w:t xml:space="preserve">  Jag reser mig och plockar upp skjortan från golvet. Den är fuktig, men jag </w:t>
      </w:r>
      <w:ins w:id="2074" w:author="IT Tekniker" w:date="2011-02-03T09:20:00Z">
        <w:r w:rsidR="00833876" w:rsidRPr="00023073">
          <w:rPr>
            <w:rFonts w:ascii="Book Antiqua" w:hAnsi="Book Antiqua"/>
            <w:sz w:val="22"/>
            <w:szCs w:val="22"/>
            <w:rPrChange w:id="2075" w:author="Niklas" w:date="2011-02-09T13:16:00Z">
              <w:rPr>
                <w:sz w:val="24"/>
              </w:rPr>
            </w:rPrChange>
          </w:rPr>
          <w:t>klär på mig den i alla fall</w:t>
        </w:r>
      </w:ins>
      <w:del w:id="2076" w:author="IT Tekniker" w:date="2011-02-03T09:20:00Z">
        <w:r w:rsidRPr="00023073" w:rsidDel="00833876">
          <w:rPr>
            <w:rFonts w:ascii="Book Antiqua" w:hAnsi="Book Antiqua"/>
            <w:sz w:val="22"/>
            <w:szCs w:val="22"/>
            <w:rPrChange w:id="2077" w:author="Niklas" w:date="2011-02-09T13:16:00Z">
              <w:rPr>
                <w:sz w:val="24"/>
              </w:rPr>
            </w:rPrChange>
          </w:rPr>
          <w:delText>sätter den på mig</w:delText>
        </w:r>
      </w:del>
      <w:r w:rsidRPr="00023073">
        <w:rPr>
          <w:rFonts w:ascii="Book Antiqua" w:hAnsi="Book Antiqua"/>
          <w:sz w:val="22"/>
          <w:szCs w:val="22"/>
          <w:rPrChange w:id="2078" w:author="Niklas" w:date="2011-02-09T13:16:00Z">
            <w:rPr>
              <w:sz w:val="24"/>
            </w:rPr>
          </w:rPrChange>
        </w:rPr>
        <w:t xml:space="preserve">. Därefter drar jag på mig kavajen, </w:t>
      </w:r>
      <w:ins w:id="2079" w:author="IT Tekniker" w:date="2010-08-18T16:05:00Z">
        <w:r w:rsidR="00961F4F" w:rsidRPr="00023073">
          <w:rPr>
            <w:rFonts w:ascii="Book Antiqua" w:hAnsi="Book Antiqua"/>
            <w:sz w:val="22"/>
            <w:szCs w:val="22"/>
            <w:rPrChange w:id="2080" w:author="Niklas" w:date="2011-02-09T13:16:00Z">
              <w:rPr>
                <w:sz w:val="24"/>
              </w:rPr>
            </w:rPrChange>
          </w:rPr>
          <w:t>drar</w:t>
        </w:r>
      </w:ins>
      <w:commentRangeStart w:id="2081"/>
      <w:del w:id="2082" w:author="IT Tekniker" w:date="2010-08-18T16:05:00Z">
        <w:r w:rsidRPr="00023073" w:rsidDel="00961F4F">
          <w:rPr>
            <w:rFonts w:ascii="Book Antiqua" w:hAnsi="Book Antiqua"/>
            <w:sz w:val="22"/>
            <w:szCs w:val="22"/>
            <w:rPrChange w:id="2083" w:author="Niklas" w:date="2011-02-09T13:16:00Z">
              <w:rPr>
                <w:sz w:val="24"/>
              </w:rPr>
            </w:rPrChange>
          </w:rPr>
          <w:delText>trär</w:delText>
        </w:r>
      </w:del>
      <w:r w:rsidRPr="00023073">
        <w:rPr>
          <w:rFonts w:ascii="Book Antiqua" w:hAnsi="Book Antiqua"/>
          <w:sz w:val="22"/>
          <w:szCs w:val="22"/>
          <w:rPrChange w:id="2084" w:author="Niklas" w:date="2011-02-09T13:16:00Z">
            <w:rPr>
              <w:sz w:val="24"/>
            </w:rPr>
          </w:rPrChange>
        </w:rPr>
        <w:t xml:space="preserve"> </w:t>
      </w:r>
      <w:commentRangeEnd w:id="2081"/>
      <w:r w:rsidRPr="00023073">
        <w:rPr>
          <w:rStyle w:val="CommentReference"/>
          <w:rFonts w:ascii="Book Antiqua" w:hAnsi="Book Antiqua"/>
          <w:vanish/>
          <w:sz w:val="22"/>
          <w:szCs w:val="22"/>
          <w:rPrChange w:id="2085" w:author="Niklas" w:date="2011-02-09T13:16:00Z">
            <w:rPr>
              <w:rStyle w:val="CommentReference"/>
              <w:vanish/>
            </w:rPr>
          </w:rPrChange>
        </w:rPr>
        <w:commentReference w:id="2081"/>
      </w:r>
      <w:r w:rsidRPr="00023073">
        <w:rPr>
          <w:rFonts w:ascii="Book Antiqua" w:hAnsi="Book Antiqua"/>
          <w:sz w:val="22"/>
          <w:szCs w:val="22"/>
          <w:rPrChange w:id="2086" w:author="Niklas" w:date="2011-02-09T13:16:00Z">
            <w:rPr>
              <w:sz w:val="24"/>
            </w:rPr>
          </w:rPrChange>
        </w:rPr>
        <w:t xml:space="preserve">skorna på fötterna och beger mig ut. Magen är tom som en luftbubbla och därtill spänd som ett trumskinn. En matbit och något att dricka skulle vara på sin plats. Med långa kliv tar jag mig ner till en </w:t>
      </w:r>
      <w:commentRangeStart w:id="2087"/>
      <w:proofErr w:type="spellStart"/>
      <w:r w:rsidRPr="00023073">
        <w:rPr>
          <w:rFonts w:ascii="Book Antiqua" w:hAnsi="Book Antiqua"/>
          <w:sz w:val="22"/>
          <w:szCs w:val="22"/>
          <w:rPrChange w:id="2088" w:author="Niklas" w:date="2011-02-09T13:16:00Z">
            <w:rPr>
              <w:sz w:val="24"/>
            </w:rPr>
          </w:rPrChange>
        </w:rPr>
        <w:t>gästgivar</w:t>
      </w:r>
      <w:ins w:id="2089" w:author="IT Tekniker" w:date="2010-08-18T16:05:00Z">
        <w:r w:rsidR="00961F4F" w:rsidRPr="00023073">
          <w:rPr>
            <w:rFonts w:ascii="Book Antiqua" w:hAnsi="Book Antiqua"/>
            <w:sz w:val="22"/>
            <w:szCs w:val="22"/>
            <w:rPrChange w:id="2090" w:author="Niklas" w:date="2011-02-09T13:16:00Z">
              <w:rPr>
                <w:sz w:val="24"/>
              </w:rPr>
            </w:rPrChange>
          </w:rPr>
          <w:t>e</w:t>
        </w:r>
      </w:ins>
      <w:r w:rsidRPr="00023073">
        <w:rPr>
          <w:rFonts w:ascii="Book Antiqua" w:hAnsi="Book Antiqua"/>
          <w:sz w:val="22"/>
          <w:szCs w:val="22"/>
          <w:rPrChange w:id="2091" w:author="Niklas" w:date="2011-02-09T13:16:00Z">
            <w:rPr>
              <w:sz w:val="24"/>
            </w:rPr>
          </w:rPrChange>
        </w:rPr>
        <w:t>gård</w:t>
      </w:r>
      <w:proofErr w:type="spellEnd"/>
      <w:r w:rsidRPr="00023073">
        <w:rPr>
          <w:rFonts w:ascii="Book Antiqua" w:hAnsi="Book Antiqua"/>
          <w:sz w:val="22"/>
          <w:szCs w:val="22"/>
          <w:rPrChange w:id="2092" w:author="Niklas" w:date="2011-02-09T13:16:00Z">
            <w:rPr>
              <w:sz w:val="24"/>
            </w:rPr>
          </w:rPrChange>
        </w:rPr>
        <w:t xml:space="preserve"> </w:t>
      </w:r>
      <w:commentRangeEnd w:id="2087"/>
      <w:r w:rsidRPr="00023073">
        <w:rPr>
          <w:rStyle w:val="CommentReference"/>
          <w:rFonts w:ascii="Book Antiqua" w:hAnsi="Book Antiqua"/>
          <w:vanish/>
          <w:sz w:val="22"/>
          <w:szCs w:val="22"/>
          <w:rPrChange w:id="2093" w:author="Niklas" w:date="2011-02-09T13:16:00Z">
            <w:rPr>
              <w:rStyle w:val="CommentReference"/>
              <w:vanish/>
            </w:rPr>
          </w:rPrChange>
        </w:rPr>
        <w:commentReference w:id="2087"/>
      </w:r>
      <w:r w:rsidRPr="00023073">
        <w:rPr>
          <w:rFonts w:ascii="Book Antiqua" w:hAnsi="Book Antiqua"/>
          <w:sz w:val="22"/>
          <w:szCs w:val="22"/>
          <w:rPrChange w:id="2094" w:author="Niklas" w:date="2011-02-09T13:16:00Z">
            <w:rPr>
              <w:sz w:val="24"/>
            </w:rPr>
          </w:rPrChange>
        </w:rPr>
        <w:t xml:space="preserve">på </w:t>
      </w:r>
      <w:r w:rsidRPr="00023073">
        <w:rPr>
          <w:rFonts w:ascii="Book Antiqua" w:hAnsi="Book Antiqua"/>
          <w:iCs/>
          <w:sz w:val="22"/>
          <w:szCs w:val="22"/>
          <w:rPrChange w:id="2095" w:author="Niklas" w:date="2011-02-09T13:16:00Z">
            <w:rPr>
              <w:iCs/>
              <w:sz w:val="24"/>
            </w:rPr>
          </w:rPrChange>
        </w:rPr>
        <w:t xml:space="preserve">boulevard </w:t>
      </w:r>
      <w:proofErr w:type="spellStart"/>
      <w:r w:rsidRPr="00023073">
        <w:rPr>
          <w:rFonts w:ascii="Book Antiqua" w:hAnsi="Book Antiqua"/>
          <w:iCs/>
          <w:sz w:val="22"/>
          <w:szCs w:val="22"/>
          <w:rPrChange w:id="2096" w:author="Niklas" w:date="2011-02-09T13:16:00Z">
            <w:rPr>
              <w:iCs/>
              <w:sz w:val="24"/>
            </w:rPr>
          </w:rPrChange>
        </w:rPr>
        <w:t>d'Athènes</w:t>
      </w:r>
      <w:proofErr w:type="spellEnd"/>
      <w:r w:rsidRPr="00023073">
        <w:rPr>
          <w:rFonts w:ascii="Book Antiqua" w:hAnsi="Book Antiqua"/>
          <w:sz w:val="22"/>
          <w:szCs w:val="22"/>
          <w:rPrChange w:id="2097" w:author="Niklas" w:date="2011-02-09T13:16:00Z">
            <w:rPr>
              <w:sz w:val="24"/>
            </w:rPr>
          </w:rPrChange>
        </w:rPr>
        <w:t xml:space="preserve"> där jag sedan länge varit portförbjuden på grund av en inbillad oförrätt. Den burduse ägaren kunde uppenbarligen inte tillgodogöra sig mitt sinne för humor vid senaste besöket. Det var för </w:t>
      </w:r>
      <w:proofErr w:type="spellStart"/>
      <w:r w:rsidRPr="00023073">
        <w:rPr>
          <w:rFonts w:ascii="Book Antiqua" w:hAnsi="Book Antiqua"/>
          <w:sz w:val="22"/>
          <w:szCs w:val="22"/>
          <w:rPrChange w:id="2098" w:author="Niklas" w:date="2011-02-09T13:16:00Z">
            <w:rPr>
              <w:sz w:val="24"/>
            </w:rPr>
          </w:rPrChange>
        </w:rPr>
        <w:t>halvannat</w:t>
      </w:r>
      <w:proofErr w:type="spellEnd"/>
      <w:r w:rsidRPr="00023073">
        <w:rPr>
          <w:rFonts w:ascii="Book Antiqua" w:hAnsi="Book Antiqua"/>
          <w:sz w:val="22"/>
          <w:szCs w:val="22"/>
          <w:rPrChange w:id="2099" w:author="Niklas" w:date="2011-02-09T13:16:00Z">
            <w:rPr>
              <w:sz w:val="24"/>
            </w:rPr>
          </w:rPrChange>
        </w:rPr>
        <w:t xml:space="preserve"> år sedan, och förhoppningsvis minns han det inte längre eller har förstånd nog att begripa skillnaden på skämt och allvar. Hur som helst borde han vara glad att se mig efter så lång tid, då jag tidigare varit en trogen kund som utan knussel </w:t>
      </w:r>
      <w:commentRangeStart w:id="2100"/>
      <w:r w:rsidRPr="00023073">
        <w:rPr>
          <w:rFonts w:ascii="Book Antiqua" w:hAnsi="Book Antiqua"/>
          <w:sz w:val="22"/>
          <w:szCs w:val="22"/>
          <w:rPrChange w:id="2101" w:author="Niklas" w:date="2011-02-09T13:16:00Z">
            <w:rPr>
              <w:sz w:val="24"/>
            </w:rPr>
          </w:rPrChange>
        </w:rPr>
        <w:t>betal</w:t>
      </w:r>
      <w:ins w:id="2102" w:author="IT Tekniker" w:date="2010-08-18T16:05:00Z">
        <w:r w:rsidR="00961F4F" w:rsidRPr="00023073">
          <w:rPr>
            <w:rFonts w:ascii="Book Antiqua" w:hAnsi="Book Antiqua"/>
            <w:sz w:val="22"/>
            <w:szCs w:val="22"/>
            <w:rPrChange w:id="2103" w:author="Niklas" w:date="2011-02-09T13:16:00Z">
              <w:rPr>
                <w:sz w:val="24"/>
              </w:rPr>
            </w:rPrChange>
          </w:rPr>
          <w:t>a</w:t>
        </w:r>
      </w:ins>
      <w:r w:rsidRPr="00023073">
        <w:rPr>
          <w:rFonts w:ascii="Book Antiqua" w:hAnsi="Book Antiqua"/>
          <w:sz w:val="22"/>
          <w:szCs w:val="22"/>
          <w:rPrChange w:id="2104" w:author="Niklas" w:date="2011-02-09T13:16:00Z">
            <w:rPr>
              <w:sz w:val="24"/>
            </w:rPr>
          </w:rPrChange>
        </w:rPr>
        <w:t xml:space="preserve">t </w:t>
      </w:r>
      <w:commentRangeEnd w:id="2100"/>
      <w:r w:rsidRPr="00023073">
        <w:rPr>
          <w:rStyle w:val="CommentReference"/>
          <w:rFonts w:ascii="Book Antiqua" w:hAnsi="Book Antiqua"/>
          <w:vanish/>
          <w:sz w:val="22"/>
          <w:szCs w:val="22"/>
          <w:rPrChange w:id="2105" w:author="Niklas" w:date="2011-02-09T13:16:00Z">
            <w:rPr>
              <w:rStyle w:val="CommentReference"/>
              <w:vanish/>
            </w:rPr>
          </w:rPrChange>
        </w:rPr>
        <w:commentReference w:id="2100"/>
      </w:r>
      <w:r w:rsidRPr="00023073">
        <w:rPr>
          <w:rFonts w:ascii="Book Antiqua" w:hAnsi="Book Antiqua"/>
          <w:sz w:val="22"/>
          <w:szCs w:val="22"/>
          <w:rPrChange w:id="2106" w:author="Niklas" w:date="2011-02-09T13:16:00Z">
            <w:rPr>
              <w:sz w:val="24"/>
            </w:rPr>
          </w:rPrChange>
        </w:rPr>
        <w:t>för mig. Inte bara för mig själv förresten, utan även för andra, mindre välbeställda gynnare som rört sig i min närhet när jag haft pengar och guld nog att bjuda på än det ena, än det andra. Allt från mat och dryck till upplevelser och husrum. Men nog om det. Något kan man unna sin nästa.</w:t>
      </w:r>
    </w:p>
    <w:p w:rsidR="006D632F" w:rsidRPr="00023073" w:rsidRDefault="006D632F">
      <w:pPr>
        <w:spacing w:line="276" w:lineRule="auto"/>
        <w:rPr>
          <w:rFonts w:ascii="Book Antiqua" w:hAnsi="Book Antiqua"/>
          <w:sz w:val="22"/>
          <w:szCs w:val="22"/>
          <w:rPrChange w:id="2107" w:author="Niklas" w:date="2011-02-09T13:16:00Z">
            <w:rPr>
              <w:sz w:val="24"/>
            </w:rPr>
          </w:rPrChange>
        </w:rPr>
        <w:pPrChange w:id="2108" w:author="Niklas" w:date="2011-02-09T13:18:00Z">
          <w:pPr>
            <w:spacing w:line="360" w:lineRule="auto"/>
          </w:pPr>
        </w:pPrChange>
      </w:pPr>
      <w:r w:rsidRPr="00023073">
        <w:rPr>
          <w:rFonts w:ascii="Book Antiqua" w:hAnsi="Book Antiqua"/>
          <w:sz w:val="22"/>
          <w:szCs w:val="22"/>
          <w:rPrChange w:id="2109" w:author="Niklas" w:date="2011-02-09T13:16:00Z">
            <w:rPr>
              <w:sz w:val="24"/>
            </w:rPr>
          </w:rPrChange>
        </w:rPr>
        <w:t xml:space="preserve">  På </w:t>
      </w:r>
      <w:commentRangeStart w:id="2110"/>
      <w:proofErr w:type="spellStart"/>
      <w:r w:rsidRPr="00023073">
        <w:rPr>
          <w:rFonts w:ascii="Book Antiqua" w:hAnsi="Book Antiqua"/>
          <w:sz w:val="22"/>
          <w:szCs w:val="22"/>
          <w:rPrChange w:id="2111" w:author="Niklas" w:date="2011-02-09T13:16:00Z">
            <w:rPr>
              <w:sz w:val="24"/>
            </w:rPr>
          </w:rPrChange>
        </w:rPr>
        <w:t>gästgivar</w:t>
      </w:r>
      <w:ins w:id="2112" w:author="IT Tekniker" w:date="2010-08-18T16:05:00Z">
        <w:r w:rsidR="00961F4F" w:rsidRPr="00023073">
          <w:rPr>
            <w:rFonts w:ascii="Book Antiqua" w:hAnsi="Book Antiqua"/>
            <w:sz w:val="22"/>
            <w:szCs w:val="22"/>
            <w:rPrChange w:id="2113" w:author="Niklas" w:date="2011-02-09T13:16:00Z">
              <w:rPr>
                <w:sz w:val="24"/>
              </w:rPr>
            </w:rPrChange>
          </w:rPr>
          <w:t>e</w:t>
        </w:r>
      </w:ins>
      <w:r w:rsidRPr="00023073">
        <w:rPr>
          <w:rFonts w:ascii="Book Antiqua" w:hAnsi="Book Antiqua"/>
          <w:sz w:val="22"/>
          <w:szCs w:val="22"/>
          <w:rPrChange w:id="2114" w:author="Niklas" w:date="2011-02-09T13:16:00Z">
            <w:rPr>
              <w:sz w:val="24"/>
            </w:rPr>
          </w:rPrChange>
        </w:rPr>
        <w:t>gården</w:t>
      </w:r>
      <w:proofErr w:type="spellEnd"/>
      <w:r w:rsidRPr="00023073">
        <w:rPr>
          <w:rFonts w:ascii="Book Antiqua" w:hAnsi="Book Antiqua"/>
          <w:sz w:val="22"/>
          <w:szCs w:val="22"/>
          <w:rPrChange w:id="2115" w:author="Niklas" w:date="2011-02-09T13:16:00Z">
            <w:rPr>
              <w:sz w:val="24"/>
            </w:rPr>
          </w:rPrChange>
        </w:rPr>
        <w:t xml:space="preserve"> </w:t>
      </w:r>
      <w:commentRangeEnd w:id="2110"/>
      <w:r w:rsidRPr="00023073">
        <w:rPr>
          <w:rStyle w:val="CommentReference"/>
          <w:rFonts w:ascii="Book Antiqua" w:hAnsi="Book Antiqua"/>
          <w:vanish/>
          <w:sz w:val="22"/>
          <w:szCs w:val="22"/>
          <w:rPrChange w:id="2116" w:author="Niklas" w:date="2011-02-09T13:16:00Z">
            <w:rPr>
              <w:rStyle w:val="CommentReference"/>
              <w:vanish/>
            </w:rPr>
          </w:rPrChange>
        </w:rPr>
        <w:commentReference w:id="2110"/>
      </w:r>
      <w:r w:rsidRPr="00023073">
        <w:rPr>
          <w:rFonts w:ascii="Book Antiqua" w:hAnsi="Book Antiqua"/>
          <w:sz w:val="22"/>
          <w:szCs w:val="22"/>
          <w:rPrChange w:id="2117" w:author="Niklas" w:date="2011-02-09T13:16:00Z">
            <w:rPr>
              <w:sz w:val="24"/>
            </w:rPr>
          </w:rPrChange>
        </w:rPr>
        <w:t xml:space="preserve">sätter jag mig vid bordet närmast dörren. Längre in blir för djärvt, för känslan av att inte vara välkommen </w:t>
      </w:r>
      <w:del w:id="2118" w:author="IT Tekniker" w:date="2011-02-03T09:21:00Z">
        <w:r w:rsidRPr="00023073" w:rsidDel="00833876">
          <w:rPr>
            <w:rFonts w:ascii="Book Antiqua" w:hAnsi="Book Antiqua"/>
            <w:sz w:val="22"/>
            <w:szCs w:val="22"/>
            <w:rPrChange w:id="2119" w:author="Niklas" w:date="2011-02-09T13:16:00Z">
              <w:rPr>
                <w:sz w:val="24"/>
              </w:rPr>
            </w:rPrChange>
          </w:rPr>
          <w:delText xml:space="preserve">huserar </w:delText>
        </w:r>
      </w:del>
      <w:ins w:id="2120" w:author="IT Tekniker" w:date="2011-02-03T09:21:00Z">
        <w:r w:rsidR="00833876" w:rsidRPr="00023073">
          <w:rPr>
            <w:rFonts w:ascii="Book Antiqua" w:hAnsi="Book Antiqua"/>
            <w:sz w:val="22"/>
            <w:szCs w:val="22"/>
            <w:rPrChange w:id="2121" w:author="Niklas" w:date="2011-02-09T13:16:00Z">
              <w:rPr>
                <w:sz w:val="24"/>
              </w:rPr>
            </w:rPrChange>
          </w:rPr>
          <w:t xml:space="preserve">studsar </w:t>
        </w:r>
      </w:ins>
      <w:r w:rsidRPr="00023073">
        <w:rPr>
          <w:rFonts w:ascii="Book Antiqua" w:hAnsi="Book Antiqua"/>
          <w:sz w:val="22"/>
          <w:szCs w:val="22"/>
          <w:rPrChange w:id="2122" w:author="Niklas" w:date="2011-02-09T13:16:00Z">
            <w:rPr>
              <w:sz w:val="24"/>
            </w:rPr>
          </w:rPrChange>
        </w:rPr>
        <w:t xml:space="preserve">som ett </w:t>
      </w:r>
      <w:ins w:id="2123" w:author="IT Tekniker" w:date="2011-02-03T09:21:00Z">
        <w:r w:rsidR="00833876" w:rsidRPr="00023073">
          <w:rPr>
            <w:rFonts w:ascii="Book Antiqua" w:hAnsi="Book Antiqua"/>
            <w:sz w:val="22"/>
            <w:szCs w:val="22"/>
            <w:rPrChange w:id="2124" w:author="Niklas" w:date="2011-02-09T13:16:00Z">
              <w:rPr>
                <w:sz w:val="24"/>
              </w:rPr>
            </w:rPrChange>
          </w:rPr>
          <w:t xml:space="preserve">knappt </w:t>
        </w:r>
      </w:ins>
      <w:del w:id="2125" w:author="IT Tekniker" w:date="2011-02-03T09:21:00Z">
        <w:r w:rsidRPr="00023073" w:rsidDel="00833876">
          <w:rPr>
            <w:rFonts w:ascii="Book Antiqua" w:hAnsi="Book Antiqua"/>
            <w:sz w:val="22"/>
            <w:szCs w:val="22"/>
            <w:rPrChange w:id="2126" w:author="Niklas" w:date="2011-02-09T13:16:00Z">
              <w:rPr>
                <w:sz w:val="24"/>
              </w:rPr>
            </w:rPrChange>
          </w:rPr>
          <w:delText>o</w:delText>
        </w:r>
      </w:del>
      <w:r w:rsidRPr="00023073">
        <w:rPr>
          <w:rFonts w:ascii="Book Antiqua" w:hAnsi="Book Antiqua"/>
          <w:sz w:val="22"/>
          <w:szCs w:val="22"/>
          <w:rPrChange w:id="2127" w:author="Niklas" w:date="2011-02-09T13:16:00Z">
            <w:rPr>
              <w:sz w:val="24"/>
            </w:rPr>
          </w:rPrChange>
        </w:rPr>
        <w:t xml:space="preserve">hörbart eko mellan stenväggarna. En kypare möter min blick och </w:t>
      </w:r>
      <w:commentRangeStart w:id="2128"/>
      <w:r w:rsidRPr="00023073">
        <w:rPr>
          <w:rFonts w:ascii="Book Antiqua" w:hAnsi="Book Antiqua"/>
          <w:sz w:val="22"/>
          <w:szCs w:val="22"/>
          <w:rPrChange w:id="2129" w:author="Niklas" w:date="2011-02-09T13:16:00Z">
            <w:rPr>
              <w:sz w:val="24"/>
            </w:rPr>
          </w:rPrChange>
        </w:rPr>
        <w:t>när</w:t>
      </w:r>
      <w:ins w:id="2130" w:author="IT Tekniker" w:date="2010-08-18T16:05:00Z">
        <w:r w:rsidR="00961F4F" w:rsidRPr="00023073">
          <w:rPr>
            <w:rFonts w:ascii="Book Antiqua" w:hAnsi="Book Antiqua"/>
            <w:sz w:val="22"/>
            <w:szCs w:val="22"/>
            <w:rPrChange w:id="2131" w:author="Niklas" w:date="2011-02-09T13:16:00Z">
              <w:rPr>
                <w:sz w:val="24"/>
              </w:rPr>
            </w:rPrChange>
          </w:rPr>
          <w:t xml:space="preserve"> han</w:t>
        </w:r>
      </w:ins>
      <w:r w:rsidRPr="00023073">
        <w:rPr>
          <w:rFonts w:ascii="Book Antiqua" w:hAnsi="Book Antiqua"/>
          <w:sz w:val="22"/>
          <w:szCs w:val="22"/>
          <w:rPrChange w:id="2132" w:author="Niklas" w:date="2011-02-09T13:16:00Z">
            <w:rPr>
              <w:sz w:val="24"/>
            </w:rPr>
          </w:rPrChange>
        </w:rPr>
        <w:t xml:space="preserve"> </w:t>
      </w:r>
      <w:commentRangeEnd w:id="2128"/>
      <w:r w:rsidRPr="00023073">
        <w:rPr>
          <w:rStyle w:val="CommentReference"/>
          <w:rFonts w:ascii="Book Antiqua" w:hAnsi="Book Antiqua"/>
          <w:vanish/>
          <w:sz w:val="22"/>
          <w:szCs w:val="22"/>
          <w:rPrChange w:id="2133" w:author="Niklas" w:date="2011-02-09T13:16:00Z">
            <w:rPr>
              <w:rStyle w:val="CommentReference"/>
              <w:vanish/>
            </w:rPr>
          </w:rPrChange>
        </w:rPr>
        <w:commentReference w:id="2128"/>
      </w:r>
      <w:r w:rsidRPr="00023073">
        <w:rPr>
          <w:rFonts w:ascii="Book Antiqua" w:hAnsi="Book Antiqua"/>
          <w:sz w:val="22"/>
          <w:szCs w:val="22"/>
          <w:rPrChange w:id="2134" w:author="Niklas" w:date="2011-02-09T13:16:00Z">
            <w:rPr>
              <w:sz w:val="24"/>
            </w:rPr>
          </w:rPrChange>
        </w:rPr>
        <w:t xml:space="preserve">efter någon minut tar sig tid beställer jag ett glas vatten och en skorpa. Kyparen tittar på mig en extra gång, kanske för att memorera mitt utseende, och går </w:t>
      </w:r>
      <w:r w:rsidRPr="00023073">
        <w:rPr>
          <w:rFonts w:ascii="Book Antiqua" w:hAnsi="Book Antiqua"/>
          <w:sz w:val="22"/>
          <w:szCs w:val="22"/>
          <w:rPrChange w:id="2135" w:author="Niklas" w:date="2011-02-09T13:16:00Z">
            <w:rPr>
              <w:sz w:val="24"/>
            </w:rPr>
          </w:rPrChange>
        </w:rPr>
        <w:lastRenderedPageBreak/>
        <w:t xml:space="preserve">därefter för att betjäna några högljudda äldre män några bord bort. När han kommer tillbaka har han en bricka med min samlade beställning. Vattenglaset är halvfullt och innehållet nästan grumligt. Skorpan är torr och ser ut att ha gulnat i solen. När jag doppar den i glaset, efter att kyparen lämnat mig ifred, mjuknar den inte utan verkar snarare repelleras av vattnet. Jag tar upp den och känner på den. Den är torr sånär som på en droppe som hänger sig kvar i den skrovliga ytan. Jag för den till munnen och tar försiktigt en liten tugga. Den bjuder lite motstånd men krossas snart av mitt bett. Den lilla biten blöts inte upp i munnen heller utan blir efter en liten stund som ett pulver i munnen som jag sköljer ner tillsammans med vattnet. Och vilket vatten sen! Vämjeligt! Att jag ständigt ska fara illa! I varje sammanhang blir jag betraktad som avskum och behandlad därefter. Egentligen borde jag lämna denna stad och kanske även jordelivet, </w:t>
      </w:r>
      <w:ins w:id="2136" w:author="IT Tekniker" w:date="2010-08-18T16:06:00Z">
        <w:r w:rsidR="006920B6" w:rsidRPr="00023073">
          <w:rPr>
            <w:rFonts w:ascii="Book Antiqua" w:hAnsi="Book Antiqua"/>
            <w:sz w:val="22"/>
            <w:szCs w:val="22"/>
            <w:rPrChange w:id="2137" w:author="Niklas" w:date="2011-02-09T13:16:00Z">
              <w:rPr>
                <w:sz w:val="24"/>
              </w:rPr>
            </w:rPrChange>
          </w:rPr>
          <w:t>eftersom</w:t>
        </w:r>
      </w:ins>
      <w:commentRangeStart w:id="2138"/>
      <w:del w:id="2139" w:author="IT Tekniker" w:date="2010-08-18T16:06:00Z">
        <w:r w:rsidRPr="00023073" w:rsidDel="006920B6">
          <w:rPr>
            <w:rFonts w:ascii="Book Antiqua" w:hAnsi="Book Antiqua"/>
            <w:sz w:val="22"/>
            <w:szCs w:val="22"/>
            <w:rPrChange w:id="2140" w:author="Niklas" w:date="2011-02-09T13:16:00Z">
              <w:rPr>
                <w:sz w:val="24"/>
              </w:rPr>
            </w:rPrChange>
          </w:rPr>
          <w:delText>då kanske</w:delText>
        </w:r>
      </w:del>
      <w:r w:rsidRPr="00023073">
        <w:rPr>
          <w:rFonts w:ascii="Book Antiqua" w:hAnsi="Book Antiqua"/>
          <w:sz w:val="22"/>
          <w:szCs w:val="22"/>
          <w:rPrChange w:id="2141" w:author="Niklas" w:date="2011-02-09T13:16:00Z">
            <w:rPr>
              <w:sz w:val="24"/>
            </w:rPr>
          </w:rPrChange>
        </w:rPr>
        <w:t xml:space="preserve"> enbart de som dött innan mig kan förstå prövningarna jag utsätts för.</w:t>
      </w:r>
      <w:commentRangeEnd w:id="2138"/>
      <w:r w:rsidRPr="00023073">
        <w:rPr>
          <w:rStyle w:val="CommentReference"/>
          <w:rFonts w:ascii="Book Antiqua" w:hAnsi="Book Antiqua"/>
          <w:vanish/>
          <w:sz w:val="22"/>
          <w:szCs w:val="22"/>
          <w:rPrChange w:id="2142" w:author="Niklas" w:date="2011-02-09T13:16:00Z">
            <w:rPr>
              <w:rStyle w:val="CommentReference"/>
              <w:vanish/>
            </w:rPr>
          </w:rPrChange>
        </w:rPr>
        <w:commentReference w:id="2138"/>
      </w:r>
      <w:r w:rsidRPr="00023073">
        <w:rPr>
          <w:rFonts w:ascii="Book Antiqua" w:hAnsi="Book Antiqua"/>
          <w:sz w:val="22"/>
          <w:szCs w:val="22"/>
          <w:rPrChange w:id="2143" w:author="Niklas" w:date="2011-02-09T13:16:00Z">
            <w:rPr>
              <w:sz w:val="24"/>
            </w:rPr>
          </w:rPrChange>
        </w:rPr>
        <w:t xml:space="preserve"> Vem kan egentligen föredra tidens spe och gissel framför döden?</w:t>
      </w:r>
    </w:p>
    <w:p w:rsidR="006D632F" w:rsidRPr="00023073" w:rsidRDefault="006D632F">
      <w:pPr>
        <w:spacing w:line="276" w:lineRule="auto"/>
        <w:rPr>
          <w:rFonts w:ascii="Book Antiqua" w:hAnsi="Book Antiqua"/>
          <w:sz w:val="22"/>
          <w:szCs w:val="22"/>
          <w:rPrChange w:id="2144" w:author="Niklas" w:date="2011-02-09T13:16:00Z">
            <w:rPr>
              <w:sz w:val="24"/>
            </w:rPr>
          </w:rPrChange>
        </w:rPr>
        <w:pPrChange w:id="2145" w:author="Niklas" w:date="2011-02-09T13:18:00Z">
          <w:pPr>
            <w:spacing w:line="360" w:lineRule="auto"/>
          </w:pPr>
        </w:pPrChange>
      </w:pPr>
    </w:p>
    <w:p w:rsidR="006D632F" w:rsidRPr="00023073" w:rsidRDefault="006D632F">
      <w:pPr>
        <w:pStyle w:val="Heading1"/>
        <w:spacing w:line="276" w:lineRule="auto"/>
        <w:rPr>
          <w:rFonts w:ascii="Book Antiqua" w:hAnsi="Book Antiqua"/>
          <w:sz w:val="22"/>
          <w:szCs w:val="22"/>
          <w:rPrChange w:id="2146" w:author="Niklas" w:date="2011-02-09T13:16:00Z">
            <w:rPr>
              <w:sz w:val="24"/>
            </w:rPr>
          </w:rPrChange>
        </w:rPr>
        <w:pPrChange w:id="2147" w:author="Niklas" w:date="2011-02-09T13:18:00Z">
          <w:pPr>
            <w:spacing w:line="360" w:lineRule="auto"/>
          </w:pPr>
        </w:pPrChange>
      </w:pPr>
      <w:r w:rsidRPr="00023073">
        <w:rPr>
          <w:rFonts w:ascii="Book Antiqua" w:hAnsi="Book Antiqua"/>
          <w:sz w:val="22"/>
          <w:szCs w:val="22"/>
          <w:rPrChange w:id="2148" w:author="Niklas" w:date="2011-02-09T13:16:00Z">
            <w:rPr>
              <w:b/>
              <w:bCs/>
              <w:sz w:val="24"/>
            </w:rPr>
          </w:rPrChange>
        </w:rPr>
        <w:t>7</w:t>
      </w:r>
    </w:p>
    <w:p w:rsidR="006D632F" w:rsidRPr="00023073" w:rsidRDefault="006D632F">
      <w:pPr>
        <w:spacing w:line="276" w:lineRule="auto"/>
        <w:rPr>
          <w:rFonts w:ascii="Book Antiqua" w:hAnsi="Book Antiqua"/>
          <w:sz w:val="22"/>
          <w:szCs w:val="22"/>
          <w:rPrChange w:id="2149" w:author="Niklas" w:date="2011-02-09T13:16:00Z">
            <w:rPr>
              <w:sz w:val="24"/>
            </w:rPr>
          </w:rPrChange>
        </w:rPr>
        <w:pPrChange w:id="2150" w:author="Niklas" w:date="2011-02-09T13:18:00Z">
          <w:pPr>
            <w:spacing w:line="360" w:lineRule="auto"/>
          </w:pPr>
        </w:pPrChange>
      </w:pPr>
    </w:p>
    <w:p w:rsidR="006D632F" w:rsidRPr="00023073" w:rsidRDefault="006D632F">
      <w:pPr>
        <w:spacing w:line="276" w:lineRule="auto"/>
        <w:rPr>
          <w:rFonts w:ascii="Book Antiqua" w:hAnsi="Book Antiqua"/>
          <w:sz w:val="22"/>
          <w:szCs w:val="22"/>
          <w:rPrChange w:id="2151" w:author="Niklas" w:date="2011-02-09T13:16:00Z">
            <w:rPr>
              <w:sz w:val="24"/>
            </w:rPr>
          </w:rPrChange>
        </w:rPr>
        <w:pPrChange w:id="2152" w:author="Niklas" w:date="2011-02-09T13:18:00Z">
          <w:pPr>
            <w:spacing w:line="360" w:lineRule="auto"/>
          </w:pPr>
        </w:pPrChange>
      </w:pPr>
      <w:r w:rsidRPr="00023073">
        <w:rPr>
          <w:rFonts w:ascii="Book Antiqua" w:hAnsi="Book Antiqua"/>
          <w:sz w:val="22"/>
          <w:szCs w:val="22"/>
          <w:rPrChange w:id="2153" w:author="Niklas" w:date="2011-02-09T13:16:00Z">
            <w:rPr>
              <w:sz w:val="24"/>
            </w:rPr>
          </w:rPrChange>
        </w:rPr>
        <w:t xml:space="preserve">Klockan är elva på kvällen och mörkret har legat som ett täcke över staden i mer än en timme. Det är återigen oväder i luften och regnet är i antågande. Dagsländornas vingslag har upphört och deras små själar gått in i </w:t>
      </w:r>
      <w:r w:rsidRPr="00023073">
        <w:rPr>
          <w:rFonts w:ascii="Book Antiqua" w:hAnsi="Book Antiqua"/>
          <w:sz w:val="22"/>
          <w:szCs w:val="22"/>
          <w:rPrChange w:id="2154" w:author="Niklas" w:date="2011-02-09T13:16:00Z">
            <w:rPr>
              <w:sz w:val="24"/>
            </w:rPr>
          </w:rPrChange>
        </w:rPr>
        <w:lastRenderedPageBreak/>
        <w:t>evigheten. Ljudet från råttor och lösa hundar som träter och prasslar i undervegetationen är det enda som bryter mot den svarta tystnaden.</w:t>
      </w:r>
    </w:p>
    <w:p w:rsidR="006D632F" w:rsidRPr="00023073" w:rsidRDefault="006D632F">
      <w:pPr>
        <w:spacing w:line="276" w:lineRule="auto"/>
        <w:rPr>
          <w:rFonts w:ascii="Book Antiqua" w:hAnsi="Book Antiqua"/>
          <w:color w:val="000000"/>
          <w:sz w:val="22"/>
          <w:szCs w:val="22"/>
          <w:rPrChange w:id="2155" w:author="Niklas" w:date="2011-02-09T13:16:00Z">
            <w:rPr>
              <w:color w:val="000000"/>
              <w:sz w:val="24"/>
            </w:rPr>
          </w:rPrChange>
        </w:rPr>
        <w:pPrChange w:id="2156" w:author="Niklas" w:date="2011-02-09T13:18:00Z">
          <w:pPr>
            <w:spacing w:line="360" w:lineRule="auto"/>
          </w:pPr>
        </w:pPrChange>
      </w:pPr>
      <w:r w:rsidRPr="00023073">
        <w:rPr>
          <w:rFonts w:ascii="Book Antiqua" w:hAnsi="Book Antiqua"/>
          <w:sz w:val="22"/>
          <w:szCs w:val="22"/>
          <w:rPrChange w:id="2157" w:author="Niklas" w:date="2011-02-09T13:16:00Z">
            <w:rPr>
              <w:sz w:val="24"/>
            </w:rPr>
          </w:rPrChange>
        </w:rPr>
        <w:t xml:space="preserve">  Tassar, klövar och människofö</w:t>
      </w:r>
      <w:r w:rsidRPr="00023073">
        <w:rPr>
          <w:rFonts w:ascii="Book Antiqua" w:hAnsi="Book Antiqua"/>
          <w:color w:val="000000"/>
          <w:sz w:val="22"/>
          <w:szCs w:val="22"/>
          <w:rPrChange w:id="2158" w:author="Niklas" w:date="2011-02-09T13:16:00Z">
            <w:rPr>
              <w:color w:val="000000"/>
              <w:sz w:val="24"/>
            </w:rPr>
          </w:rPrChange>
        </w:rPr>
        <w:t xml:space="preserve">tter har under evigheter trampat sanden hård på den sträcka som nu går under namnet </w:t>
      </w:r>
      <w:proofErr w:type="spellStart"/>
      <w:r w:rsidRPr="00023073">
        <w:rPr>
          <w:rFonts w:ascii="Book Antiqua" w:hAnsi="Book Antiqua"/>
          <w:color w:val="000000"/>
          <w:sz w:val="22"/>
          <w:szCs w:val="22"/>
          <w:rPrChange w:id="2159" w:author="Niklas" w:date="2011-02-09T13:16:00Z">
            <w:rPr>
              <w:color w:val="000000"/>
              <w:sz w:val="24"/>
            </w:rPr>
          </w:rPrChange>
        </w:rPr>
        <w:t>place</w:t>
      </w:r>
      <w:proofErr w:type="spellEnd"/>
      <w:r w:rsidRPr="00023073">
        <w:rPr>
          <w:rFonts w:ascii="Book Antiqua" w:hAnsi="Book Antiqua"/>
          <w:color w:val="000000"/>
          <w:sz w:val="22"/>
          <w:szCs w:val="22"/>
          <w:rPrChange w:id="2160" w:author="Niklas" w:date="2011-02-09T13:16:00Z">
            <w:rPr>
              <w:color w:val="000000"/>
              <w:sz w:val="24"/>
            </w:rPr>
          </w:rPrChange>
        </w:rPr>
        <w:t xml:space="preserve"> de </w:t>
      </w:r>
      <w:r w:rsidRPr="00023073">
        <w:rPr>
          <w:rFonts w:ascii="Book Antiqua" w:hAnsi="Book Antiqua"/>
          <w:sz w:val="22"/>
          <w:szCs w:val="22"/>
          <w:rPrChange w:id="2161" w:author="Niklas" w:date="2011-02-09T13:16:00Z">
            <w:rPr>
              <w:sz w:val="24"/>
            </w:rPr>
          </w:rPrChange>
        </w:rPr>
        <w:t>Renée-</w:t>
      </w:r>
      <w:proofErr w:type="spellStart"/>
      <w:r w:rsidRPr="00023073">
        <w:rPr>
          <w:rFonts w:ascii="Book Antiqua" w:hAnsi="Book Antiqua"/>
          <w:sz w:val="22"/>
          <w:szCs w:val="22"/>
          <w:rPrChange w:id="2162" w:author="Niklas" w:date="2011-02-09T13:16:00Z">
            <w:rPr>
              <w:sz w:val="24"/>
            </w:rPr>
          </w:rPrChange>
        </w:rPr>
        <w:t>Pélagie</w:t>
      </w:r>
      <w:proofErr w:type="spellEnd"/>
      <w:r w:rsidRPr="00023073">
        <w:rPr>
          <w:rFonts w:ascii="Book Antiqua" w:hAnsi="Book Antiqua"/>
          <w:color w:val="000000"/>
          <w:sz w:val="22"/>
          <w:szCs w:val="22"/>
          <w:rPrChange w:id="2163" w:author="Niklas" w:date="2011-02-09T13:16:00Z">
            <w:rPr>
              <w:color w:val="000000"/>
              <w:sz w:val="24"/>
            </w:rPr>
          </w:rPrChange>
        </w:rPr>
        <w:t xml:space="preserve"> och den ensamme mannens raska steg stör inte nattens sorl. Han har gått den här vägen många gånger förut, och tror sig veta att han kommer att göra det igen. Varför skulle han inte?</w:t>
      </w:r>
    </w:p>
    <w:p w:rsidR="006D632F" w:rsidRPr="00023073" w:rsidRDefault="006D632F">
      <w:pPr>
        <w:spacing w:line="276" w:lineRule="auto"/>
        <w:rPr>
          <w:rFonts w:ascii="Book Antiqua" w:hAnsi="Book Antiqua"/>
          <w:color w:val="000000"/>
          <w:sz w:val="22"/>
          <w:szCs w:val="22"/>
          <w:rPrChange w:id="2164" w:author="Niklas" w:date="2011-02-09T13:16:00Z">
            <w:rPr>
              <w:color w:val="000000"/>
              <w:sz w:val="24"/>
            </w:rPr>
          </w:rPrChange>
        </w:rPr>
        <w:pPrChange w:id="2165" w:author="Niklas" w:date="2011-02-09T13:18:00Z">
          <w:pPr>
            <w:spacing w:line="360" w:lineRule="auto"/>
          </w:pPr>
        </w:pPrChange>
      </w:pPr>
      <w:r w:rsidRPr="00023073">
        <w:rPr>
          <w:rFonts w:ascii="Book Antiqua" w:hAnsi="Book Antiqua"/>
          <w:color w:val="000000"/>
          <w:sz w:val="22"/>
          <w:szCs w:val="22"/>
          <w:rPrChange w:id="2166" w:author="Niklas" w:date="2011-02-09T13:16:00Z">
            <w:rPr>
              <w:color w:val="000000"/>
              <w:sz w:val="24"/>
            </w:rPr>
          </w:rPrChange>
        </w:rPr>
        <w:t xml:space="preserve">  Ett gutturalt läte i mörkret framför honom väcker honom ur drömmerierna.</w:t>
      </w:r>
    </w:p>
    <w:p w:rsidR="006D632F" w:rsidRPr="00023073" w:rsidRDefault="006D632F">
      <w:pPr>
        <w:spacing w:line="276" w:lineRule="auto"/>
        <w:rPr>
          <w:rFonts w:ascii="Book Antiqua" w:hAnsi="Book Antiqua"/>
          <w:color w:val="000000"/>
          <w:sz w:val="22"/>
          <w:szCs w:val="22"/>
          <w:rPrChange w:id="2167" w:author="Niklas" w:date="2011-02-09T13:16:00Z">
            <w:rPr>
              <w:color w:val="000000"/>
              <w:sz w:val="24"/>
            </w:rPr>
          </w:rPrChange>
        </w:rPr>
        <w:pPrChange w:id="2168" w:author="Niklas" w:date="2011-02-09T13:18:00Z">
          <w:pPr>
            <w:spacing w:line="360" w:lineRule="auto"/>
          </w:pPr>
        </w:pPrChange>
      </w:pPr>
      <w:r w:rsidRPr="00023073">
        <w:rPr>
          <w:rFonts w:ascii="Book Antiqua" w:hAnsi="Book Antiqua"/>
          <w:color w:val="000000"/>
          <w:sz w:val="22"/>
          <w:szCs w:val="22"/>
          <w:rPrChange w:id="2169" w:author="Niklas" w:date="2011-02-09T13:16:00Z">
            <w:rPr>
              <w:color w:val="000000"/>
              <w:sz w:val="24"/>
            </w:rPr>
          </w:rPrChange>
        </w:rPr>
        <w:t>- Vem där?</w:t>
      </w:r>
    </w:p>
    <w:p w:rsidR="006D632F" w:rsidRPr="00023073" w:rsidRDefault="006D632F">
      <w:pPr>
        <w:spacing w:line="276" w:lineRule="auto"/>
        <w:rPr>
          <w:rFonts w:ascii="Book Antiqua" w:hAnsi="Book Antiqua"/>
          <w:color w:val="000000"/>
          <w:sz w:val="22"/>
          <w:szCs w:val="22"/>
          <w:rPrChange w:id="2170" w:author="Niklas" w:date="2011-02-09T13:16:00Z">
            <w:rPr>
              <w:color w:val="000000"/>
              <w:sz w:val="24"/>
            </w:rPr>
          </w:rPrChange>
        </w:rPr>
        <w:pPrChange w:id="2171" w:author="Niklas" w:date="2011-02-09T13:18:00Z">
          <w:pPr>
            <w:spacing w:line="360" w:lineRule="auto"/>
          </w:pPr>
        </w:pPrChange>
      </w:pPr>
      <w:r w:rsidRPr="00023073">
        <w:rPr>
          <w:rFonts w:ascii="Book Antiqua" w:hAnsi="Book Antiqua"/>
          <w:color w:val="000000"/>
          <w:sz w:val="22"/>
          <w:szCs w:val="22"/>
          <w:rPrChange w:id="2172" w:author="Niklas" w:date="2011-02-09T13:16:00Z">
            <w:rPr>
              <w:color w:val="000000"/>
              <w:sz w:val="24"/>
            </w:rPr>
          </w:rPrChange>
        </w:rPr>
        <w:t xml:space="preserve"> Inget svar, men fortfarande samma ljud. Det är en väsning, kraftig som om den kom från ett stort djur. Mannen stannar till. Inget verkar närma sig men väsandet tilltar i styrka. Mannen smyger in i ett tätt buskage vid sidan av vägen och sätter sig ner på huk. Han andas med öppen mun, både av upphetsning och för att inte lämna ifrån sig mer än minsta möjliga ljud. Nu hör han inte väsandet längre. Smådjurens stimmande har också avtagit och nu är det bara vindens sus som smyger sig fram mellan de uråldriga träden och buskarna. Kanske känner nattens varelser varandras nycker och leker kurragömma med varandra?</w:t>
      </w:r>
    </w:p>
    <w:p w:rsidR="006D632F" w:rsidRPr="00023073" w:rsidRDefault="006D632F">
      <w:pPr>
        <w:spacing w:line="276" w:lineRule="auto"/>
        <w:rPr>
          <w:rFonts w:ascii="Book Antiqua" w:hAnsi="Book Antiqua"/>
          <w:color w:val="000000"/>
          <w:sz w:val="22"/>
          <w:szCs w:val="22"/>
          <w:rPrChange w:id="2173" w:author="Niklas" w:date="2011-02-09T13:16:00Z">
            <w:rPr>
              <w:color w:val="000000"/>
              <w:sz w:val="24"/>
            </w:rPr>
          </w:rPrChange>
        </w:rPr>
        <w:pPrChange w:id="2174" w:author="Niklas" w:date="2011-02-09T13:18:00Z">
          <w:pPr>
            <w:spacing w:line="360" w:lineRule="auto"/>
          </w:pPr>
        </w:pPrChange>
      </w:pPr>
      <w:r w:rsidRPr="00023073">
        <w:rPr>
          <w:rFonts w:ascii="Book Antiqua" w:hAnsi="Book Antiqua"/>
          <w:color w:val="000000"/>
          <w:sz w:val="22"/>
          <w:szCs w:val="22"/>
          <w:rPrChange w:id="2175" w:author="Niklas" w:date="2011-02-09T13:16:00Z">
            <w:rPr>
              <w:color w:val="000000"/>
              <w:sz w:val="24"/>
            </w:rPr>
          </w:rPrChange>
        </w:rPr>
        <w:t xml:space="preserve">  Nu ser han plötsligt att det är en människa som står där ute på vägen och ger ifrån sig ett frustande läte. Eller är det verkligen en människa? Ett monster som går på </w:t>
      </w:r>
      <w:r w:rsidRPr="00023073">
        <w:rPr>
          <w:rFonts w:ascii="Book Antiqua" w:hAnsi="Book Antiqua"/>
          <w:color w:val="000000"/>
          <w:sz w:val="22"/>
          <w:szCs w:val="22"/>
          <w:rPrChange w:id="2176" w:author="Niklas" w:date="2011-02-09T13:16:00Z">
            <w:rPr>
              <w:color w:val="000000"/>
              <w:sz w:val="24"/>
            </w:rPr>
          </w:rPrChange>
        </w:rPr>
        <w:lastRenderedPageBreak/>
        <w:t>bakbenen är en bättre beskrivning. Guds sköka, mordängeln?</w:t>
      </w:r>
    </w:p>
    <w:p w:rsidR="006D632F" w:rsidRPr="00023073" w:rsidRDefault="006D632F">
      <w:pPr>
        <w:spacing w:line="276" w:lineRule="auto"/>
        <w:rPr>
          <w:rFonts w:ascii="Book Antiqua" w:hAnsi="Book Antiqua"/>
          <w:color w:val="000000"/>
          <w:sz w:val="22"/>
          <w:szCs w:val="22"/>
          <w:rPrChange w:id="2177" w:author="Niklas" w:date="2011-02-09T13:16:00Z">
            <w:rPr>
              <w:color w:val="000000"/>
              <w:sz w:val="24"/>
            </w:rPr>
          </w:rPrChange>
        </w:rPr>
        <w:pPrChange w:id="2178" w:author="Niklas" w:date="2011-02-09T13:18:00Z">
          <w:pPr>
            <w:spacing w:line="360" w:lineRule="auto"/>
          </w:pPr>
        </w:pPrChange>
      </w:pPr>
      <w:r w:rsidRPr="00023073">
        <w:rPr>
          <w:rFonts w:ascii="Book Antiqua" w:hAnsi="Book Antiqua"/>
          <w:color w:val="000000"/>
          <w:sz w:val="22"/>
          <w:szCs w:val="22"/>
          <w:rPrChange w:id="2179" w:author="Niklas" w:date="2011-02-09T13:16:00Z">
            <w:rPr>
              <w:color w:val="000000"/>
              <w:sz w:val="24"/>
            </w:rPr>
          </w:rPrChange>
        </w:rPr>
        <w:t xml:space="preserve">  Mannen tycker sig känna igen varelsen. Han vet inte varifrån men det är något bekant över den. Egentligen vill han blunda för att minnas bättre, men vågar samtidigt inte släppa den med blicken. </w:t>
      </w:r>
    </w:p>
    <w:p w:rsidR="006D632F" w:rsidRPr="00023073" w:rsidRDefault="006D632F">
      <w:pPr>
        <w:spacing w:line="276" w:lineRule="auto"/>
        <w:rPr>
          <w:rFonts w:ascii="Book Antiqua" w:hAnsi="Book Antiqua"/>
          <w:sz w:val="22"/>
          <w:szCs w:val="22"/>
          <w:rPrChange w:id="2180" w:author="Niklas" w:date="2011-02-09T13:16:00Z">
            <w:rPr>
              <w:sz w:val="24"/>
            </w:rPr>
          </w:rPrChange>
        </w:rPr>
        <w:pPrChange w:id="2181" w:author="Niklas" w:date="2011-02-09T13:18:00Z">
          <w:pPr>
            <w:spacing w:line="360" w:lineRule="auto"/>
          </w:pPr>
        </w:pPrChange>
      </w:pPr>
      <w:r w:rsidRPr="00023073">
        <w:rPr>
          <w:rFonts w:ascii="Book Antiqua" w:hAnsi="Book Antiqua"/>
          <w:color w:val="000000"/>
          <w:sz w:val="22"/>
          <w:szCs w:val="22"/>
          <w:rPrChange w:id="2182" w:author="Niklas" w:date="2011-02-09T13:16:00Z">
            <w:rPr>
              <w:color w:val="000000"/>
              <w:sz w:val="24"/>
            </w:rPr>
          </w:rPrChange>
        </w:rPr>
        <w:t xml:space="preserve">   Nu verkar det som om besten fått vittring och frustandet ersätts med ett kraftigt snusande, nästan påminner det om något slags ur</w:t>
      </w:r>
      <w:r w:rsidRPr="00023073">
        <w:rPr>
          <w:rFonts w:ascii="Book Antiqua" w:hAnsi="Book Antiqua"/>
          <w:sz w:val="22"/>
          <w:szCs w:val="22"/>
          <w:rPrChange w:id="2183" w:author="Niklas" w:date="2011-02-09T13:16:00Z">
            <w:rPr>
              <w:sz w:val="24"/>
            </w:rPr>
          </w:rPrChange>
        </w:rPr>
        <w:t>sprungligt språk.</w:t>
      </w:r>
    </w:p>
    <w:p w:rsidR="006D632F" w:rsidRPr="00023073" w:rsidRDefault="00833876">
      <w:pPr>
        <w:spacing w:line="276" w:lineRule="auto"/>
        <w:rPr>
          <w:rFonts w:ascii="Book Antiqua" w:hAnsi="Book Antiqua"/>
          <w:color w:val="000000"/>
          <w:sz w:val="22"/>
          <w:szCs w:val="22"/>
          <w:rPrChange w:id="2184" w:author="Niklas" w:date="2011-02-09T13:16:00Z">
            <w:rPr>
              <w:color w:val="000000"/>
              <w:sz w:val="24"/>
            </w:rPr>
          </w:rPrChange>
        </w:rPr>
        <w:pPrChange w:id="2185" w:author="Niklas" w:date="2011-02-09T13:18:00Z">
          <w:pPr>
            <w:spacing w:line="360" w:lineRule="auto"/>
          </w:pPr>
        </w:pPrChange>
      </w:pPr>
      <w:ins w:id="2186" w:author="IT Tekniker" w:date="2011-02-03T09:22:00Z">
        <w:r w:rsidRPr="00023073">
          <w:rPr>
            <w:rFonts w:ascii="Book Antiqua" w:hAnsi="Book Antiqua"/>
            <w:color w:val="000000"/>
            <w:sz w:val="22"/>
            <w:szCs w:val="22"/>
            <w:rPrChange w:id="2187" w:author="Niklas" w:date="2011-02-09T13:16:00Z">
              <w:rPr>
                <w:color w:val="000000"/>
                <w:sz w:val="24"/>
              </w:rPr>
            </w:rPrChange>
          </w:rPr>
          <w:t xml:space="preserve">  </w:t>
        </w:r>
      </w:ins>
      <w:del w:id="2188" w:author="IT Tekniker" w:date="2011-02-03T09:22:00Z">
        <w:r w:rsidR="006D632F" w:rsidRPr="00023073" w:rsidDel="00833876">
          <w:rPr>
            <w:rFonts w:ascii="Book Antiqua" w:hAnsi="Book Antiqua"/>
            <w:color w:val="000000"/>
            <w:sz w:val="22"/>
            <w:szCs w:val="22"/>
            <w:rPrChange w:id="2189" w:author="Niklas" w:date="2011-02-09T13:16:00Z">
              <w:rPr>
                <w:color w:val="000000"/>
                <w:sz w:val="24"/>
              </w:rPr>
            </w:rPrChange>
          </w:rPr>
          <w:delText>. H</w:delText>
        </w:r>
      </w:del>
      <w:ins w:id="2190" w:author="IT Tekniker" w:date="2011-02-03T09:22:00Z">
        <w:r w:rsidRPr="00023073">
          <w:rPr>
            <w:rFonts w:ascii="Book Antiqua" w:hAnsi="Book Antiqua"/>
            <w:color w:val="000000"/>
            <w:sz w:val="22"/>
            <w:szCs w:val="22"/>
            <w:rPrChange w:id="2191" w:author="Niklas" w:date="2011-02-09T13:16:00Z">
              <w:rPr>
                <w:color w:val="000000"/>
                <w:sz w:val="24"/>
              </w:rPr>
            </w:rPrChange>
          </w:rPr>
          <w:t>H</w:t>
        </w:r>
      </w:ins>
      <w:r w:rsidR="006D632F" w:rsidRPr="00023073">
        <w:rPr>
          <w:rFonts w:ascii="Book Antiqua" w:hAnsi="Book Antiqua"/>
          <w:color w:val="000000"/>
          <w:sz w:val="22"/>
          <w:szCs w:val="22"/>
          <w:rPrChange w:id="2192" w:author="Niklas" w:date="2011-02-09T13:16:00Z">
            <w:rPr>
              <w:color w:val="000000"/>
              <w:sz w:val="24"/>
            </w:rPr>
          </w:rPrChange>
        </w:rPr>
        <w:t>uvudet vrider sig långsamt mot det täta buskaget. Det går inte att urskilja några ansiktsdrag i mörkret, men nattkylan gör att varelsens andhämtning blir till en ljus rök som lever sitt eget liv i de kalla månljuspelare som trädkronorna släpper igenom.</w:t>
      </w:r>
    </w:p>
    <w:p w:rsidR="006D632F" w:rsidRPr="00023073" w:rsidDel="00BC35D3" w:rsidRDefault="006D632F">
      <w:pPr>
        <w:spacing w:line="276" w:lineRule="auto"/>
        <w:rPr>
          <w:del w:id="2193" w:author="Niklas" w:date="2011-02-09T13:27:00Z"/>
          <w:rFonts w:ascii="Book Antiqua" w:hAnsi="Book Antiqua"/>
          <w:sz w:val="22"/>
          <w:szCs w:val="22"/>
          <w:rPrChange w:id="2194" w:author="Niklas" w:date="2011-02-09T13:16:00Z">
            <w:rPr>
              <w:del w:id="2195" w:author="Niklas" w:date="2011-02-09T13:27:00Z"/>
              <w:sz w:val="24"/>
            </w:rPr>
          </w:rPrChange>
        </w:rPr>
        <w:pPrChange w:id="2196" w:author="Niklas" w:date="2011-02-09T13:18:00Z">
          <w:pPr>
            <w:spacing w:line="360" w:lineRule="auto"/>
          </w:pPr>
        </w:pPrChange>
      </w:pPr>
      <w:r w:rsidRPr="00023073">
        <w:rPr>
          <w:rFonts w:ascii="Book Antiqua" w:hAnsi="Book Antiqua"/>
          <w:color w:val="000000"/>
          <w:sz w:val="22"/>
          <w:szCs w:val="22"/>
          <w:rPrChange w:id="2197" w:author="Niklas" w:date="2011-02-09T13:16:00Z">
            <w:rPr>
              <w:color w:val="000000"/>
              <w:sz w:val="24"/>
            </w:rPr>
          </w:rPrChange>
        </w:rPr>
        <w:t xml:space="preserve">  Plötsligt tar besten ett språng in i buskaget och anfaller. Kampen är över på några sekunder, och mannens förmåga att uthärda lidande hindrar honom från att vråla ut sin smärta där han ligger och slocknar ut i sitt eget blod. Under sina sista ögonblick vill han bevara sin värdighet och tyst begrunda sitt öde. I ögonvrån ser han besten utföra någon form av ritual. En häxdans med blottade tänder och armarna – eller frambenen – högt över huvudet. Någon slags primitiv sång</w:t>
      </w:r>
      <w:r w:rsidRPr="00023073">
        <w:rPr>
          <w:rFonts w:ascii="Book Antiqua" w:hAnsi="Book Antiqua"/>
          <w:sz w:val="22"/>
          <w:szCs w:val="22"/>
          <w:rPrChange w:id="2198" w:author="Niklas" w:date="2011-02-09T13:16:00Z">
            <w:rPr>
              <w:sz w:val="24"/>
            </w:rPr>
          </w:rPrChange>
        </w:rPr>
        <w:t xml:space="preserve"> tycks ljuda från bestens käftar, men det är omöjligt att vara säker på den saken..</w:t>
      </w:r>
      <w:ins w:id="2199" w:author="Niklas" w:date="2011-02-09T13:27:00Z">
        <w:r w:rsidR="00BC35D3">
          <w:rPr>
            <w:rFonts w:ascii="Book Antiqua" w:hAnsi="Book Antiqua"/>
            <w:sz w:val="22"/>
            <w:szCs w:val="22"/>
          </w:rPr>
          <w:t>.</w:t>
        </w:r>
      </w:ins>
    </w:p>
    <w:p w:rsidR="006D632F" w:rsidRPr="00023073" w:rsidRDefault="006D632F">
      <w:pPr>
        <w:spacing w:line="276" w:lineRule="auto"/>
        <w:rPr>
          <w:rFonts w:ascii="Book Antiqua" w:hAnsi="Book Antiqua"/>
          <w:sz w:val="22"/>
          <w:szCs w:val="22"/>
          <w:rPrChange w:id="2200" w:author="Niklas" w:date="2011-02-09T13:16:00Z">
            <w:rPr>
              <w:sz w:val="24"/>
            </w:rPr>
          </w:rPrChange>
        </w:rPr>
        <w:pPrChange w:id="2201" w:author="Niklas" w:date="2011-02-09T13:18:00Z">
          <w:pPr>
            <w:spacing w:line="360" w:lineRule="auto"/>
          </w:pPr>
        </w:pPrChange>
      </w:pPr>
    </w:p>
    <w:p w:rsidR="006D632F" w:rsidRPr="00023073" w:rsidRDefault="006D632F">
      <w:pPr>
        <w:spacing w:line="276" w:lineRule="auto"/>
        <w:rPr>
          <w:rFonts w:ascii="Book Antiqua" w:hAnsi="Book Antiqua"/>
          <w:color w:val="000000"/>
          <w:sz w:val="22"/>
          <w:szCs w:val="22"/>
          <w:rPrChange w:id="2202" w:author="Niklas" w:date="2011-02-09T13:16:00Z">
            <w:rPr>
              <w:color w:val="000000"/>
              <w:sz w:val="24"/>
            </w:rPr>
          </w:rPrChange>
        </w:rPr>
        <w:pPrChange w:id="2203" w:author="Niklas" w:date="2011-02-09T13:18:00Z">
          <w:pPr>
            <w:spacing w:line="360" w:lineRule="auto"/>
          </w:pPr>
        </w:pPrChange>
      </w:pPr>
    </w:p>
    <w:p w:rsidR="006D632F" w:rsidRPr="00023073" w:rsidRDefault="006D632F">
      <w:pPr>
        <w:spacing w:line="276" w:lineRule="auto"/>
        <w:jc w:val="center"/>
        <w:rPr>
          <w:rFonts w:ascii="Book Antiqua" w:hAnsi="Book Antiqua"/>
          <w:sz w:val="22"/>
          <w:szCs w:val="22"/>
          <w:rPrChange w:id="2204" w:author="Niklas" w:date="2011-02-09T13:16:00Z">
            <w:rPr>
              <w:sz w:val="24"/>
            </w:rPr>
          </w:rPrChange>
        </w:rPr>
        <w:pPrChange w:id="2205" w:author="Niklas" w:date="2011-02-09T13:18:00Z">
          <w:pPr>
            <w:spacing w:line="360" w:lineRule="auto"/>
            <w:jc w:val="center"/>
          </w:pPr>
        </w:pPrChange>
      </w:pPr>
      <w:r w:rsidRPr="00023073">
        <w:rPr>
          <w:rFonts w:ascii="Book Antiqua" w:hAnsi="Book Antiqua"/>
          <w:sz w:val="22"/>
          <w:szCs w:val="22"/>
          <w:rPrChange w:id="2206" w:author="Niklas" w:date="2011-02-09T13:16:00Z">
            <w:rPr>
              <w:sz w:val="24"/>
            </w:rPr>
          </w:rPrChange>
        </w:rPr>
        <w:t>*</w:t>
      </w:r>
      <w:ins w:id="2207" w:author="Niklas Dahlman" w:date="2010-03-12T13:33:00Z">
        <w:r w:rsidRPr="00023073">
          <w:rPr>
            <w:rFonts w:ascii="Book Antiqua" w:hAnsi="Book Antiqua"/>
            <w:sz w:val="22"/>
            <w:szCs w:val="22"/>
            <w:rPrChange w:id="2208" w:author="Niklas" w:date="2011-02-09T13:16:00Z">
              <w:rPr>
                <w:sz w:val="24"/>
              </w:rPr>
            </w:rPrChange>
          </w:rPr>
          <w:t xml:space="preserve"> * *</w:t>
        </w:r>
      </w:ins>
    </w:p>
    <w:p w:rsidR="006D632F" w:rsidRPr="00023073" w:rsidRDefault="006D632F">
      <w:pPr>
        <w:spacing w:line="276" w:lineRule="auto"/>
        <w:rPr>
          <w:rFonts w:ascii="Book Antiqua" w:hAnsi="Book Antiqua"/>
          <w:color w:val="000000"/>
          <w:sz w:val="22"/>
          <w:szCs w:val="22"/>
          <w:rPrChange w:id="2209" w:author="Niklas" w:date="2011-02-09T13:16:00Z">
            <w:rPr>
              <w:color w:val="000000"/>
              <w:sz w:val="24"/>
            </w:rPr>
          </w:rPrChange>
        </w:rPr>
        <w:pPrChange w:id="2210" w:author="Niklas" w:date="2011-02-09T13:18:00Z">
          <w:pPr>
            <w:spacing w:line="360" w:lineRule="auto"/>
          </w:pPr>
        </w:pPrChange>
      </w:pPr>
    </w:p>
    <w:p w:rsidR="006D632F" w:rsidRPr="00023073" w:rsidRDefault="006D632F">
      <w:pPr>
        <w:spacing w:line="276" w:lineRule="auto"/>
        <w:rPr>
          <w:rFonts w:ascii="Book Antiqua" w:hAnsi="Book Antiqua"/>
          <w:color w:val="000000"/>
          <w:sz w:val="22"/>
          <w:szCs w:val="22"/>
          <w:rPrChange w:id="2211" w:author="Niklas" w:date="2011-02-09T13:16:00Z">
            <w:rPr>
              <w:color w:val="000000"/>
              <w:sz w:val="24"/>
            </w:rPr>
          </w:rPrChange>
        </w:rPr>
        <w:pPrChange w:id="2212" w:author="Niklas" w:date="2011-02-09T13:18:00Z">
          <w:pPr>
            <w:spacing w:line="360" w:lineRule="auto"/>
          </w:pPr>
        </w:pPrChange>
      </w:pPr>
      <w:r w:rsidRPr="00023073">
        <w:rPr>
          <w:rFonts w:ascii="Book Antiqua" w:hAnsi="Book Antiqua"/>
          <w:color w:val="000000"/>
          <w:sz w:val="22"/>
          <w:szCs w:val="22"/>
          <w:rPrChange w:id="2213" w:author="Niklas" w:date="2011-02-09T13:16:00Z">
            <w:rPr>
              <w:color w:val="000000"/>
              <w:sz w:val="24"/>
            </w:rPr>
          </w:rPrChange>
        </w:rPr>
        <w:lastRenderedPageBreak/>
        <w:t xml:space="preserve">Ännu en dag har kommit och jag är fortfarande i livet. Natten tycks ha förflutit väl och jag känner mig mer utvilad än på länge. Att jag sovit med kläderna på har möjligtvis hållit maran stången men jag dryper av svett. En frihetskänsla och en plötslig vurm för </w:t>
      </w:r>
      <w:r w:rsidRPr="00023073">
        <w:rPr>
          <w:rFonts w:ascii="Book Antiqua" w:hAnsi="Book Antiqua"/>
          <w:sz w:val="22"/>
          <w:szCs w:val="22"/>
          <w:rPrChange w:id="2214" w:author="Niklas" w:date="2011-02-09T13:16:00Z">
            <w:rPr>
              <w:sz w:val="24"/>
            </w:rPr>
          </w:rPrChange>
        </w:rPr>
        <w:t xml:space="preserve">försakelse föresvävar mig i ljusa bilder, och jag känner mig vederkvickt i mitt inre. </w:t>
      </w:r>
      <w:r w:rsidRPr="00023073">
        <w:rPr>
          <w:rFonts w:ascii="Book Antiqua" w:hAnsi="Book Antiqua"/>
          <w:color w:val="000000"/>
          <w:sz w:val="22"/>
          <w:szCs w:val="22"/>
          <w:rPrChange w:id="2215" w:author="Niklas" w:date="2011-02-09T13:16:00Z">
            <w:rPr>
              <w:color w:val="000000"/>
              <w:sz w:val="24"/>
            </w:rPr>
          </w:rPrChange>
        </w:rPr>
        <w:t xml:space="preserve">En fantasi som jag länge ruvat på pockar försiktigt på min uppmärksamhet. Det är en dröm – eller förhoppning – om att jag ska lämna alla mina pinaler och ge mig ut på vägarna. Bli en vandrare som ledsagas av stjärnorna och inte saknas av någon, </w:t>
      </w:r>
      <w:r w:rsidRPr="00023073">
        <w:rPr>
          <w:rFonts w:ascii="Book Antiqua" w:hAnsi="Book Antiqua"/>
          <w:sz w:val="22"/>
          <w:szCs w:val="22"/>
          <w:rPrChange w:id="2216" w:author="Niklas" w:date="2011-02-09T13:16:00Z">
            <w:rPr>
              <w:sz w:val="24"/>
            </w:rPr>
          </w:rPrChange>
        </w:rPr>
        <w:t>frändskap ska skapas med det som härstammar från naturen allena.</w:t>
      </w:r>
      <w:r w:rsidRPr="00023073">
        <w:rPr>
          <w:rFonts w:ascii="Book Antiqua" w:hAnsi="Book Antiqua"/>
          <w:color w:val="000000"/>
          <w:sz w:val="22"/>
          <w:szCs w:val="22"/>
          <w:rPrChange w:id="2217" w:author="Niklas" w:date="2011-02-09T13:16:00Z">
            <w:rPr>
              <w:color w:val="000000"/>
              <w:sz w:val="24"/>
            </w:rPr>
          </w:rPrChange>
        </w:rPr>
        <w:t xml:space="preserve"> Långt från </w:t>
      </w:r>
      <w:r w:rsidRPr="00023073">
        <w:rPr>
          <w:rFonts w:ascii="Book Antiqua" w:hAnsi="Book Antiqua"/>
          <w:sz w:val="22"/>
          <w:szCs w:val="22"/>
          <w:rPrChange w:id="2218" w:author="Niklas" w:date="2011-02-09T13:16:00Z">
            <w:rPr>
              <w:sz w:val="24"/>
            </w:rPr>
          </w:rPrChange>
        </w:rPr>
        <w:t xml:space="preserve">dårar, </w:t>
      </w:r>
      <w:proofErr w:type="spellStart"/>
      <w:r w:rsidRPr="00023073">
        <w:rPr>
          <w:rFonts w:ascii="Book Antiqua" w:hAnsi="Book Antiqua"/>
          <w:sz w:val="22"/>
          <w:szCs w:val="22"/>
          <w:rPrChange w:id="2219" w:author="Niklas" w:date="2011-02-09T13:16:00Z">
            <w:rPr>
              <w:sz w:val="24"/>
            </w:rPr>
          </w:rPrChange>
        </w:rPr>
        <w:t>demoniaker</w:t>
      </w:r>
      <w:proofErr w:type="spellEnd"/>
      <w:r w:rsidRPr="00023073">
        <w:rPr>
          <w:rFonts w:ascii="Book Antiqua" w:hAnsi="Book Antiqua"/>
          <w:sz w:val="22"/>
          <w:szCs w:val="22"/>
          <w:rPrChange w:id="2220" w:author="Niklas" w:date="2011-02-09T13:16:00Z">
            <w:rPr>
              <w:sz w:val="24"/>
            </w:rPr>
          </w:rPrChange>
        </w:rPr>
        <w:t>, vanvettiga, frestade och besatta. Långt bort från</w:t>
      </w:r>
      <w:r w:rsidRPr="00023073">
        <w:rPr>
          <w:rFonts w:ascii="Book Antiqua" w:hAnsi="Book Antiqua"/>
          <w:color w:val="000000"/>
          <w:sz w:val="22"/>
          <w:szCs w:val="22"/>
          <w:rPrChange w:id="2221" w:author="Niklas" w:date="2011-02-09T13:16:00Z">
            <w:rPr>
              <w:color w:val="000000"/>
              <w:sz w:val="24"/>
            </w:rPr>
          </w:rPrChange>
        </w:rPr>
        <w:t xml:space="preserve"> deras tankar och byggnader ska jag leva ensam och utveckla egna lösningar och en egen moral. Fri från vänskapens förlamande grepp och det sociala umgängets förbannelse. Som vagabond skulle jag äta det som naturen ger och genom tillvänjning lära kroppen tillgodogöra sig blad och växter. Under våren skulle jag stillsamt vandra längs okända stigar och förväntansfullt se framtiden an. När de varma månaderna nalkades skulle jag leva på regnvatten och solens stärkande strålar tillsammans med flyttfåglarna längs stränder och bäckar, </w:t>
      </w:r>
      <w:commentRangeStart w:id="2222"/>
      <w:r w:rsidRPr="00023073">
        <w:rPr>
          <w:rFonts w:ascii="Book Antiqua" w:hAnsi="Book Antiqua"/>
          <w:color w:val="000000"/>
          <w:sz w:val="22"/>
          <w:szCs w:val="22"/>
          <w:rPrChange w:id="2223" w:author="Niklas" w:date="2011-02-09T13:16:00Z">
            <w:rPr>
              <w:color w:val="000000"/>
              <w:sz w:val="24"/>
            </w:rPr>
          </w:rPrChange>
        </w:rPr>
        <w:t xml:space="preserve">för att sedan bli det första hösttecknet i skogarna </w:t>
      </w:r>
      <w:ins w:id="2224" w:author="IT Tekniker" w:date="2010-08-18T16:07:00Z">
        <w:r w:rsidR="006920B6" w:rsidRPr="00023073">
          <w:rPr>
            <w:rFonts w:ascii="Book Antiqua" w:hAnsi="Book Antiqua"/>
            <w:color w:val="000000"/>
            <w:sz w:val="22"/>
            <w:szCs w:val="22"/>
            <w:rPrChange w:id="2225" w:author="Niklas" w:date="2011-02-09T13:16:00Z">
              <w:rPr>
                <w:color w:val="000000"/>
                <w:sz w:val="24"/>
              </w:rPr>
            </w:rPrChange>
          </w:rPr>
          <w:t>och</w:t>
        </w:r>
      </w:ins>
      <w:del w:id="2226" w:author="IT Tekniker" w:date="2010-08-18T16:07:00Z">
        <w:r w:rsidRPr="00023073" w:rsidDel="006920B6">
          <w:rPr>
            <w:rFonts w:ascii="Book Antiqua" w:hAnsi="Book Antiqua"/>
            <w:color w:val="000000"/>
            <w:sz w:val="22"/>
            <w:szCs w:val="22"/>
            <w:rPrChange w:id="2227" w:author="Niklas" w:date="2011-02-09T13:16:00Z">
              <w:rPr>
                <w:color w:val="000000"/>
                <w:sz w:val="24"/>
              </w:rPr>
            </w:rPrChange>
          </w:rPr>
          <w:delText>för att</w:delText>
        </w:r>
      </w:del>
      <w:r w:rsidRPr="00023073">
        <w:rPr>
          <w:rFonts w:ascii="Book Antiqua" w:hAnsi="Book Antiqua"/>
          <w:color w:val="000000"/>
          <w:sz w:val="22"/>
          <w:szCs w:val="22"/>
          <w:rPrChange w:id="2228" w:author="Niklas" w:date="2011-02-09T13:16:00Z">
            <w:rPr>
              <w:color w:val="000000"/>
              <w:sz w:val="24"/>
            </w:rPr>
          </w:rPrChange>
        </w:rPr>
        <w:t xml:space="preserve"> plocka de svampar och bär som mognat innan frosten</w:t>
      </w:r>
      <w:commentRangeEnd w:id="2222"/>
      <w:r w:rsidRPr="00023073">
        <w:rPr>
          <w:rStyle w:val="CommentReference"/>
          <w:rFonts w:ascii="Book Antiqua" w:hAnsi="Book Antiqua"/>
          <w:vanish/>
          <w:sz w:val="22"/>
          <w:szCs w:val="22"/>
          <w:rPrChange w:id="2229" w:author="Niklas" w:date="2011-02-09T13:16:00Z">
            <w:rPr>
              <w:rStyle w:val="CommentReference"/>
              <w:vanish/>
            </w:rPr>
          </w:rPrChange>
        </w:rPr>
        <w:commentReference w:id="2222"/>
      </w:r>
      <w:r w:rsidRPr="00023073">
        <w:rPr>
          <w:rFonts w:ascii="Book Antiqua" w:hAnsi="Book Antiqua"/>
          <w:color w:val="000000"/>
          <w:sz w:val="22"/>
          <w:szCs w:val="22"/>
          <w:rPrChange w:id="2230" w:author="Niklas" w:date="2011-02-09T13:16:00Z">
            <w:rPr>
              <w:color w:val="000000"/>
              <w:sz w:val="24"/>
            </w:rPr>
          </w:rPrChange>
        </w:rPr>
        <w:t>. Naturens återkommande växlingar skulle bli min ledstjärna i sökandet efter existensens verkliga betydelse.</w:t>
      </w:r>
    </w:p>
    <w:p w:rsidR="006D632F" w:rsidRPr="00023073" w:rsidRDefault="006D632F">
      <w:pPr>
        <w:spacing w:line="276" w:lineRule="auto"/>
        <w:rPr>
          <w:rFonts w:ascii="Book Antiqua" w:hAnsi="Book Antiqua"/>
          <w:sz w:val="22"/>
          <w:szCs w:val="22"/>
          <w:rPrChange w:id="2231" w:author="Niklas" w:date="2011-02-09T13:16:00Z">
            <w:rPr>
              <w:sz w:val="24"/>
            </w:rPr>
          </w:rPrChange>
        </w:rPr>
        <w:pPrChange w:id="2232" w:author="Niklas" w:date="2011-02-09T13:18:00Z">
          <w:pPr>
            <w:spacing w:line="360" w:lineRule="auto"/>
          </w:pPr>
        </w:pPrChange>
      </w:pPr>
      <w:r w:rsidRPr="00023073">
        <w:rPr>
          <w:rFonts w:ascii="Book Antiqua" w:hAnsi="Book Antiqua"/>
          <w:color w:val="000000"/>
          <w:sz w:val="22"/>
          <w:szCs w:val="22"/>
          <w:rPrChange w:id="2233" w:author="Niklas" w:date="2011-02-09T13:16:00Z">
            <w:rPr>
              <w:color w:val="000000"/>
              <w:sz w:val="24"/>
            </w:rPr>
          </w:rPrChange>
        </w:rPr>
        <w:lastRenderedPageBreak/>
        <w:t xml:space="preserve">  Min nuvarande situation, med sin oregelbundenhet och ofrivilliga svält, skulle förtvina till ett vemodigt minne i ljuset av de öppna fältens blottställdhet. Det vilda och naturliga skulle få mig att friskna till och återigen andas luften med tillförsikt och framtidstro. Det som staden – med sin stank och trångboddhet – aldrig kommer att kunna ge mig. </w:t>
      </w:r>
      <w:r w:rsidRPr="00023073">
        <w:rPr>
          <w:rFonts w:ascii="Book Antiqua" w:hAnsi="Book Antiqua"/>
          <w:sz w:val="22"/>
          <w:szCs w:val="22"/>
          <w:rPrChange w:id="2234" w:author="Niklas" w:date="2011-02-09T13:16:00Z">
            <w:rPr>
              <w:sz w:val="24"/>
            </w:rPr>
          </w:rPrChange>
        </w:rPr>
        <w:t xml:space="preserve">Från Medelhavet i sydöst kommer vinden ilande fram över hustak, torg och esplanader. Den bär med sig </w:t>
      </w:r>
      <w:proofErr w:type="spellStart"/>
      <w:r w:rsidRPr="00023073">
        <w:rPr>
          <w:rFonts w:ascii="Book Antiqua" w:hAnsi="Book Antiqua"/>
          <w:sz w:val="22"/>
          <w:szCs w:val="22"/>
          <w:rPrChange w:id="2235" w:author="Niklas" w:date="2011-02-09T13:16:00Z">
            <w:rPr>
              <w:sz w:val="24"/>
            </w:rPr>
          </w:rPrChange>
        </w:rPr>
        <w:t>sig</w:t>
      </w:r>
      <w:proofErr w:type="spellEnd"/>
      <w:r w:rsidRPr="00023073">
        <w:rPr>
          <w:rFonts w:ascii="Book Antiqua" w:hAnsi="Book Antiqua"/>
          <w:sz w:val="22"/>
          <w:szCs w:val="22"/>
          <w:rPrChange w:id="2236" w:author="Niklas" w:date="2011-02-09T13:16:00Z">
            <w:rPr>
              <w:sz w:val="24"/>
            </w:rPr>
          </w:rPrChange>
        </w:rPr>
        <w:t xml:space="preserve"> en salt grundton, som efter hand tar upp flera av de dofter som står att finna under färden. Förruttnelse, stekos, damm och smuts griper tag i vinden och färgar upplevelsen av den. Det är en underlig blandning av hav och land, vild natur och degenererad civilisation, som sköljer över min näsa och påverkar mitt sinnelag. Full av inspiration sticker jag upp ur sängen och drar på mig skorna. När jag öppnar ytterdörren ut mot gatan slår stanken av stad emot mig så hårt att jag tydligt kan uttyda dess färd fram till mig, genom marknadsstånd, härsket kött och trätande frihandlare.</w:t>
      </w:r>
    </w:p>
    <w:p w:rsidR="006D632F" w:rsidRPr="00023073" w:rsidRDefault="006D632F">
      <w:pPr>
        <w:spacing w:line="276" w:lineRule="auto"/>
        <w:rPr>
          <w:rFonts w:ascii="Book Antiqua" w:hAnsi="Book Antiqua"/>
          <w:sz w:val="22"/>
          <w:szCs w:val="22"/>
          <w:rPrChange w:id="2237" w:author="Niklas" w:date="2011-02-09T13:16:00Z">
            <w:rPr>
              <w:sz w:val="24"/>
            </w:rPr>
          </w:rPrChange>
        </w:rPr>
        <w:pPrChange w:id="2238" w:author="Niklas" w:date="2011-02-09T13:18:00Z">
          <w:pPr>
            <w:spacing w:line="360" w:lineRule="auto"/>
          </w:pPr>
        </w:pPrChange>
      </w:pPr>
      <w:r w:rsidRPr="00023073">
        <w:rPr>
          <w:rFonts w:ascii="Book Antiqua" w:hAnsi="Book Antiqua"/>
          <w:sz w:val="22"/>
          <w:szCs w:val="22"/>
          <w:rPrChange w:id="2239" w:author="Niklas" w:date="2011-02-09T13:16:00Z">
            <w:rPr>
              <w:sz w:val="24"/>
            </w:rPr>
          </w:rPrChange>
        </w:rPr>
        <w:t xml:space="preserve">  På trottoaren utanför huset står några kostymherrar och spottar och fräser mot varandra, uttalar matroseder och brukar ord värdiga skökor. Jag försöker passera obemärkt men när jag kommer alldeles intill höjer dom sina röster för att jag inte ska kunna undgå deras råa samtal. Mitt ansikte kommer på mindre än en </w:t>
      </w:r>
      <w:proofErr w:type="spellStart"/>
      <w:r w:rsidRPr="00023073">
        <w:rPr>
          <w:rFonts w:ascii="Book Antiqua" w:hAnsi="Book Antiqua"/>
          <w:sz w:val="22"/>
          <w:szCs w:val="22"/>
          <w:rPrChange w:id="2240" w:author="Niklas" w:date="2011-02-09T13:16:00Z">
            <w:rPr>
              <w:sz w:val="24"/>
            </w:rPr>
          </w:rPrChange>
        </w:rPr>
        <w:t>tvärhands</w:t>
      </w:r>
      <w:proofErr w:type="spellEnd"/>
      <w:r w:rsidRPr="00023073">
        <w:rPr>
          <w:rFonts w:ascii="Book Antiqua" w:hAnsi="Book Antiqua"/>
          <w:sz w:val="22"/>
          <w:szCs w:val="22"/>
          <w:rPrChange w:id="2241" w:author="Niklas" w:date="2011-02-09T13:16:00Z">
            <w:rPr>
              <w:sz w:val="24"/>
            </w:rPr>
          </w:rPrChange>
        </w:rPr>
        <w:t xml:space="preserve"> avstånd från en av männen, och i hans gläfsande käft kan </w:t>
      </w:r>
      <w:ins w:id="2242" w:author="IT Tekniker" w:date="2011-02-03T09:23:00Z">
        <w:r w:rsidR="00833876" w:rsidRPr="00023073">
          <w:rPr>
            <w:rFonts w:ascii="Book Antiqua" w:hAnsi="Book Antiqua"/>
            <w:sz w:val="22"/>
            <w:szCs w:val="22"/>
            <w:rPrChange w:id="2243" w:author="Niklas" w:date="2011-02-09T13:16:00Z">
              <w:rPr>
                <w:sz w:val="24"/>
              </w:rPr>
            </w:rPrChange>
          </w:rPr>
          <w:t xml:space="preserve">jag </w:t>
        </w:r>
      </w:ins>
      <w:r w:rsidRPr="00023073">
        <w:rPr>
          <w:rFonts w:ascii="Book Antiqua" w:hAnsi="Book Antiqua"/>
          <w:sz w:val="22"/>
          <w:szCs w:val="22"/>
          <w:rPrChange w:id="2244" w:author="Niklas" w:date="2011-02-09T13:16:00Z">
            <w:rPr>
              <w:sz w:val="24"/>
            </w:rPr>
          </w:rPrChange>
        </w:rPr>
        <w:t xml:space="preserve">se saliven skvätta i gommen på honom. Från </w:t>
      </w:r>
      <w:r w:rsidRPr="00023073">
        <w:rPr>
          <w:rFonts w:ascii="Book Antiqua" w:hAnsi="Book Antiqua"/>
          <w:sz w:val="22"/>
          <w:szCs w:val="22"/>
          <w:rPrChange w:id="2245" w:author="Niklas" w:date="2011-02-09T13:16:00Z">
            <w:rPr>
              <w:sz w:val="24"/>
            </w:rPr>
          </w:rPrChange>
        </w:rPr>
        <w:lastRenderedPageBreak/>
        <w:t xml:space="preserve">hans </w:t>
      </w:r>
      <w:ins w:id="2246" w:author="IT Tekniker" w:date="2011-02-03T09:23:00Z">
        <w:r w:rsidR="00833876" w:rsidRPr="00023073">
          <w:rPr>
            <w:rFonts w:ascii="Book Antiqua" w:hAnsi="Book Antiqua"/>
            <w:sz w:val="22"/>
            <w:szCs w:val="22"/>
            <w:rPrChange w:id="2247" w:author="Niklas" w:date="2011-02-09T13:16:00Z">
              <w:rPr>
                <w:sz w:val="24"/>
              </w:rPr>
            </w:rPrChange>
          </w:rPr>
          <w:t xml:space="preserve">tjocka </w:t>
        </w:r>
      </w:ins>
      <w:r w:rsidRPr="00023073">
        <w:rPr>
          <w:rFonts w:ascii="Book Antiqua" w:hAnsi="Book Antiqua"/>
          <w:sz w:val="22"/>
          <w:szCs w:val="22"/>
          <w:rPrChange w:id="2248" w:author="Niklas" w:date="2011-02-09T13:16:00Z">
            <w:rPr>
              <w:sz w:val="24"/>
            </w:rPr>
          </w:rPrChange>
        </w:rPr>
        <w:t xml:space="preserve">läppar slingrar sig kladdiga strängar av munvatten ner mot hakan. Varje litet steg känns som en evighet och mina rörelser är svaga. När jag lyckas ta mig förbi herrarna tystnar dom tvärt. Jag tar ytterligare några steg innan jag vänder mig om, för att få lite avstånd till det jag ska beskåda. Nu står dom där och glor på mig, likt skällande jakthundar </w:t>
      </w:r>
      <w:r w:rsidRPr="00023073">
        <w:rPr>
          <w:rFonts w:ascii="Book Antiqua" w:hAnsi="Book Antiqua"/>
          <w:color w:val="000000"/>
          <w:sz w:val="22"/>
          <w:szCs w:val="22"/>
          <w:rPrChange w:id="2249" w:author="Niklas" w:date="2011-02-09T13:16:00Z">
            <w:rPr>
              <w:color w:val="000000"/>
              <w:sz w:val="24"/>
            </w:rPr>
          </w:rPrChange>
        </w:rPr>
        <w:t>som någon råkat släppa loss.</w:t>
      </w:r>
      <w:r w:rsidRPr="00023073">
        <w:rPr>
          <w:rFonts w:ascii="Book Antiqua" w:hAnsi="Book Antiqua"/>
          <w:sz w:val="22"/>
          <w:szCs w:val="22"/>
          <w:rPrChange w:id="2250" w:author="Niklas" w:date="2011-02-09T13:16:00Z">
            <w:rPr>
              <w:sz w:val="24"/>
            </w:rPr>
          </w:rPrChange>
        </w:rPr>
        <w:t xml:space="preserve"> Avståndet mellan oss är tillräckligt för att ge mig ett litet försprång ifall de tänker anfalla. Deras lystna ögon vittnar om tidigare ondska, men jag är ståndaktig och ger dom min styggaste blick.</w:t>
      </w:r>
    </w:p>
    <w:p w:rsidR="006D632F" w:rsidRPr="00023073" w:rsidRDefault="006D632F">
      <w:pPr>
        <w:spacing w:line="276" w:lineRule="auto"/>
        <w:rPr>
          <w:rFonts w:ascii="Book Antiqua" w:hAnsi="Book Antiqua"/>
          <w:sz w:val="22"/>
          <w:szCs w:val="22"/>
          <w:rPrChange w:id="2251" w:author="Niklas" w:date="2011-02-09T13:16:00Z">
            <w:rPr>
              <w:sz w:val="24"/>
            </w:rPr>
          </w:rPrChange>
        </w:rPr>
        <w:pPrChange w:id="2252" w:author="Niklas" w:date="2011-02-09T13:18:00Z">
          <w:pPr>
            <w:spacing w:line="360" w:lineRule="auto"/>
          </w:pPr>
        </w:pPrChange>
      </w:pPr>
      <w:r w:rsidRPr="00023073">
        <w:rPr>
          <w:rFonts w:ascii="Book Antiqua" w:hAnsi="Book Antiqua"/>
          <w:sz w:val="22"/>
          <w:szCs w:val="22"/>
          <w:rPrChange w:id="2253" w:author="Niklas" w:date="2011-02-09T13:16:00Z">
            <w:rPr>
              <w:sz w:val="24"/>
            </w:rPr>
          </w:rPrChange>
        </w:rPr>
        <w:t xml:space="preserve">  Vad är de ute efter? Varför känner jag mig som ett villebråd?</w:t>
      </w:r>
    </w:p>
    <w:p w:rsidR="006D632F" w:rsidRPr="00023073" w:rsidRDefault="006D632F">
      <w:pPr>
        <w:spacing w:line="276" w:lineRule="auto"/>
        <w:rPr>
          <w:rFonts w:ascii="Book Antiqua" w:hAnsi="Book Antiqua"/>
          <w:sz w:val="22"/>
          <w:szCs w:val="22"/>
          <w:rPrChange w:id="2254" w:author="Niklas" w:date="2011-02-09T13:16:00Z">
            <w:rPr>
              <w:sz w:val="24"/>
            </w:rPr>
          </w:rPrChange>
        </w:rPr>
        <w:pPrChange w:id="2255" w:author="Niklas" w:date="2011-02-09T13:18:00Z">
          <w:pPr>
            <w:spacing w:line="360" w:lineRule="auto"/>
          </w:pPr>
        </w:pPrChange>
      </w:pPr>
      <w:r w:rsidRPr="00023073">
        <w:rPr>
          <w:rFonts w:ascii="Book Antiqua" w:hAnsi="Book Antiqua"/>
          <w:sz w:val="22"/>
          <w:szCs w:val="22"/>
          <w:rPrChange w:id="2256" w:author="Niklas" w:date="2011-02-09T13:16:00Z">
            <w:rPr>
              <w:sz w:val="24"/>
            </w:rPr>
          </w:rPrChange>
        </w:rPr>
        <w:t xml:space="preserve">  Som på en given signal lösgör sig en av männen ur klungan och rör sig fram emot mig. Han är mycket fet och har vit fradga i mungiporna.</w:t>
      </w:r>
    </w:p>
    <w:p w:rsidR="006D632F" w:rsidRPr="00023073" w:rsidRDefault="006D632F">
      <w:pPr>
        <w:spacing w:line="276" w:lineRule="auto"/>
        <w:rPr>
          <w:rFonts w:ascii="Book Antiqua" w:hAnsi="Book Antiqua"/>
          <w:sz w:val="22"/>
          <w:szCs w:val="22"/>
          <w:rPrChange w:id="2257" w:author="Niklas" w:date="2011-02-09T13:16:00Z">
            <w:rPr>
              <w:sz w:val="24"/>
            </w:rPr>
          </w:rPrChange>
        </w:rPr>
        <w:pPrChange w:id="2258" w:author="Niklas" w:date="2011-02-09T13:18:00Z">
          <w:pPr>
            <w:spacing w:line="360" w:lineRule="auto"/>
          </w:pPr>
        </w:pPrChange>
      </w:pPr>
      <w:r w:rsidRPr="00023073">
        <w:rPr>
          <w:rFonts w:ascii="Book Antiqua" w:hAnsi="Book Antiqua"/>
          <w:sz w:val="22"/>
          <w:szCs w:val="22"/>
          <w:rPrChange w:id="2259" w:author="Niklas" w:date="2011-02-09T13:16:00Z">
            <w:rPr>
              <w:sz w:val="24"/>
            </w:rPr>
          </w:rPrChange>
        </w:rPr>
        <w:t xml:space="preserve">– Goddag min unge man, säger han plötsligt och bugar sig lika djupt som om han överräckt nycklarna till en stad. Några vita droppar från hans mun faller ner på marken framför honom. </w:t>
      </w:r>
    </w:p>
    <w:p w:rsidR="006D632F" w:rsidRPr="00023073" w:rsidRDefault="006D632F">
      <w:pPr>
        <w:spacing w:line="276" w:lineRule="auto"/>
        <w:rPr>
          <w:rFonts w:ascii="Book Antiqua" w:hAnsi="Book Antiqua"/>
          <w:sz w:val="22"/>
          <w:szCs w:val="22"/>
          <w:rPrChange w:id="2260" w:author="Niklas" w:date="2011-02-09T13:16:00Z">
            <w:rPr>
              <w:sz w:val="24"/>
            </w:rPr>
          </w:rPrChange>
        </w:rPr>
        <w:pPrChange w:id="2261" w:author="Niklas" w:date="2011-02-09T13:18:00Z">
          <w:pPr>
            <w:spacing w:line="360" w:lineRule="auto"/>
          </w:pPr>
        </w:pPrChange>
      </w:pPr>
      <w:r w:rsidRPr="00023073">
        <w:rPr>
          <w:rFonts w:ascii="Book Antiqua" w:hAnsi="Book Antiqua"/>
          <w:sz w:val="22"/>
          <w:szCs w:val="22"/>
          <w:rPrChange w:id="2262" w:author="Niklas" w:date="2011-02-09T13:16:00Z">
            <w:rPr>
              <w:sz w:val="24"/>
            </w:rPr>
          </w:rPrChange>
        </w:rPr>
        <w:t xml:space="preserve">  Nu är goda råd dyra. Jag korsar hastigt gatan utan att släppa mina antagonister med blicken. Väl på andra sidan börjar jag springa. Jag springer med hjärtat i halsgropen utan att ens se mig om. Vinden viner i mina öron och vid ett tillfälle är jag nära att tappa balansen, men lyckas undvika det i sista stund. Gommen smakar blod av ansträngningen och ögonen rinner.</w:t>
      </w:r>
    </w:p>
    <w:p w:rsidR="006D632F" w:rsidRPr="00023073" w:rsidRDefault="006D632F">
      <w:pPr>
        <w:spacing w:line="276" w:lineRule="auto"/>
        <w:rPr>
          <w:rFonts w:ascii="Book Antiqua" w:hAnsi="Book Antiqua"/>
          <w:sz w:val="22"/>
          <w:szCs w:val="22"/>
          <w:rPrChange w:id="2263" w:author="Niklas" w:date="2011-02-09T13:16:00Z">
            <w:rPr>
              <w:sz w:val="24"/>
            </w:rPr>
          </w:rPrChange>
        </w:rPr>
        <w:pPrChange w:id="2264" w:author="Niklas" w:date="2011-02-09T13:18:00Z">
          <w:pPr>
            <w:spacing w:line="360" w:lineRule="auto"/>
          </w:pPr>
        </w:pPrChange>
      </w:pPr>
      <w:r w:rsidRPr="00023073">
        <w:rPr>
          <w:rFonts w:ascii="Book Antiqua" w:hAnsi="Book Antiqua"/>
          <w:sz w:val="22"/>
          <w:szCs w:val="22"/>
          <w:rPrChange w:id="2265" w:author="Niklas" w:date="2011-02-09T13:16:00Z">
            <w:rPr>
              <w:sz w:val="24"/>
            </w:rPr>
          </w:rPrChange>
        </w:rPr>
        <w:lastRenderedPageBreak/>
        <w:t xml:space="preserve">  Det finns en väsentlig skillnad mellan mig och de där kostymherrarna. Den ensammes iakttagelser och upplevelser är på en och samma gång både vagare och bestämdare än sällskapsmänniskans, tankarna är allvarligare, mer särpräglade och melankoliska. Iakttagelser som lätt skulle kunna avfärdas med ett skratt, en blick, ett litet samtal sysselsätter den ensamme orimligt starkt, fördjupas under tigandet, får ibland o</w:t>
      </w:r>
      <w:r w:rsidRPr="00023073">
        <w:rPr>
          <w:rFonts w:ascii="Book Antiqua" w:hAnsi="Book Antiqua"/>
          <w:bCs/>
          <w:color w:val="000000"/>
          <w:sz w:val="22"/>
          <w:szCs w:val="22"/>
          <w:rPrChange w:id="2266" w:author="Niklas" w:date="2011-02-09T13:16:00Z">
            <w:rPr>
              <w:bCs/>
              <w:color w:val="000000"/>
              <w:sz w:val="24"/>
            </w:rPr>
          </w:rPrChange>
        </w:rPr>
        <w:t>proportionerligt</w:t>
      </w:r>
      <w:r w:rsidRPr="00023073">
        <w:rPr>
          <w:rFonts w:ascii="Book Antiqua" w:hAnsi="Book Antiqua"/>
          <w:color w:val="000000"/>
          <w:sz w:val="22"/>
          <w:szCs w:val="22"/>
          <w:rPrChange w:id="2267" w:author="Niklas" w:date="2011-02-09T13:16:00Z">
            <w:rPr>
              <w:color w:val="000000"/>
              <w:sz w:val="24"/>
            </w:rPr>
          </w:rPrChange>
        </w:rPr>
        <w:t xml:space="preserve"> </w:t>
      </w:r>
      <w:r w:rsidRPr="00023073">
        <w:rPr>
          <w:rFonts w:ascii="Book Antiqua" w:hAnsi="Book Antiqua"/>
          <w:sz w:val="22"/>
          <w:szCs w:val="22"/>
          <w:rPrChange w:id="2268" w:author="Niklas" w:date="2011-02-09T13:16:00Z">
            <w:rPr>
              <w:sz w:val="24"/>
            </w:rPr>
          </w:rPrChange>
        </w:rPr>
        <w:t xml:space="preserve">stor betydelse, blir upplevelse, äventyr, känsla. Ensamheten befrämjar det originella, det djärvt och egenartat sköna, hela tillvarons monstruösa poesi. Men ensamheten befrämjar även det snedvridna, det överdrivna, det absurda och förbjudna. Det förlänar oväntad lyskraft åt ting som det är föga bevänt med. </w:t>
      </w:r>
    </w:p>
    <w:p w:rsidR="006D632F" w:rsidRPr="00023073" w:rsidRDefault="006D632F">
      <w:pPr>
        <w:spacing w:line="276" w:lineRule="auto"/>
        <w:rPr>
          <w:rFonts w:ascii="Book Antiqua" w:hAnsi="Book Antiqua"/>
          <w:sz w:val="22"/>
          <w:szCs w:val="22"/>
          <w:rPrChange w:id="2269" w:author="Niklas" w:date="2011-02-09T13:16:00Z">
            <w:rPr>
              <w:sz w:val="24"/>
            </w:rPr>
          </w:rPrChange>
        </w:rPr>
        <w:pPrChange w:id="2270" w:author="Niklas" w:date="2011-02-09T13:18:00Z">
          <w:pPr>
            <w:spacing w:line="360" w:lineRule="auto"/>
          </w:pPr>
        </w:pPrChange>
      </w:pPr>
      <w:r w:rsidRPr="00023073">
        <w:rPr>
          <w:rFonts w:ascii="Book Antiqua" w:hAnsi="Book Antiqua"/>
          <w:sz w:val="22"/>
          <w:szCs w:val="22"/>
          <w:rPrChange w:id="2271" w:author="Niklas" w:date="2011-02-09T13:16:00Z">
            <w:rPr>
              <w:sz w:val="24"/>
            </w:rPr>
          </w:rPrChange>
        </w:rPr>
        <w:t xml:space="preserve">  En folkmassa spärrar plötsligt min väg. Som en mur av mullrande kött försöker de hindra mig från att komma fram, men jag kämpar och sliter för att ta mig igenom. Plötsligt kommer jag ut in en öppen cirkel mitt i folkhopen. Där ligger Stenansiktet! Skändad som en sköka och blodig som ett styckat får. Några konstaplar sitter på huk runt honom och lägger inte märke till mig. Varför skulle någon vilja mörda den gode mannen? En till synes dygdig man med ett hjärta av guld och ett ansikte av sten!</w:t>
      </w:r>
    </w:p>
    <w:p w:rsidR="006D632F" w:rsidRPr="00023073" w:rsidRDefault="006D632F">
      <w:pPr>
        <w:spacing w:line="276" w:lineRule="auto"/>
        <w:rPr>
          <w:rFonts w:ascii="Book Antiqua" w:hAnsi="Book Antiqua"/>
          <w:sz w:val="22"/>
          <w:szCs w:val="22"/>
          <w:rPrChange w:id="2272" w:author="Niklas" w:date="2011-02-09T13:16:00Z">
            <w:rPr>
              <w:sz w:val="24"/>
            </w:rPr>
          </w:rPrChange>
        </w:rPr>
        <w:pPrChange w:id="2273" w:author="Niklas" w:date="2011-02-09T13:18:00Z">
          <w:pPr>
            <w:spacing w:line="360" w:lineRule="auto"/>
          </w:pPr>
        </w:pPrChange>
      </w:pPr>
      <w:r w:rsidRPr="00023073">
        <w:rPr>
          <w:rFonts w:ascii="Book Antiqua" w:hAnsi="Book Antiqua"/>
          <w:sz w:val="22"/>
          <w:szCs w:val="22"/>
          <w:rPrChange w:id="2274" w:author="Niklas" w:date="2011-02-09T13:16:00Z">
            <w:rPr>
              <w:sz w:val="24"/>
            </w:rPr>
          </w:rPrChange>
        </w:rPr>
        <w:t xml:space="preserve">  Då den druidorden som han representerade inte verkar ha något att dölja har han kanske blivit mördad av andra orsaker? Kanske kan det till och med vara så att hans </w:t>
      </w:r>
      <w:r w:rsidRPr="00023073">
        <w:rPr>
          <w:rFonts w:ascii="Book Antiqua" w:hAnsi="Book Antiqua"/>
          <w:sz w:val="22"/>
          <w:szCs w:val="22"/>
          <w:rPrChange w:id="2275" w:author="Niklas" w:date="2011-02-09T13:16:00Z">
            <w:rPr>
              <w:sz w:val="24"/>
            </w:rPr>
          </w:rPrChange>
        </w:rPr>
        <w:lastRenderedPageBreak/>
        <w:t>korta möte med mig ledde honom i fördärvet? Varför skulle inte Satans anhang vilja hindra mig från att upptas i druidorden? Stenansiktet var vägen in för mig, det förstod både jag och mina motståndare, och det är därför han fick sätta livet till. Man försöker skära av mina möjligheter och flyktvägar i största möjliga mån, men de ska aldrig lyckas! Jag höjer näven mot skyn och vrålar för hela min själ.</w:t>
      </w:r>
    </w:p>
    <w:p w:rsidR="006D632F" w:rsidRPr="00023073" w:rsidRDefault="006D632F">
      <w:pPr>
        <w:spacing w:line="276" w:lineRule="auto"/>
        <w:rPr>
          <w:rFonts w:ascii="Book Antiqua" w:hAnsi="Book Antiqua"/>
          <w:sz w:val="22"/>
          <w:szCs w:val="22"/>
          <w:rPrChange w:id="2276" w:author="Niklas" w:date="2011-02-09T13:16:00Z">
            <w:rPr>
              <w:sz w:val="24"/>
            </w:rPr>
          </w:rPrChange>
        </w:rPr>
        <w:pPrChange w:id="2277" w:author="Niklas" w:date="2011-02-09T13:18:00Z">
          <w:pPr>
            <w:spacing w:line="360" w:lineRule="auto"/>
          </w:pPr>
        </w:pPrChange>
      </w:pPr>
      <w:r w:rsidRPr="00023073">
        <w:rPr>
          <w:rFonts w:ascii="Book Antiqua" w:hAnsi="Book Antiqua"/>
          <w:sz w:val="22"/>
          <w:szCs w:val="22"/>
          <w:rPrChange w:id="2278" w:author="Niklas" w:date="2011-02-09T13:16:00Z">
            <w:rPr>
              <w:sz w:val="24"/>
            </w:rPr>
          </w:rPrChange>
        </w:rPr>
        <w:t>– Mördare! Mördare!</w:t>
      </w:r>
    </w:p>
    <w:p w:rsidR="006D632F" w:rsidRPr="00023073" w:rsidRDefault="006D632F">
      <w:pPr>
        <w:spacing w:line="276" w:lineRule="auto"/>
        <w:rPr>
          <w:rFonts w:ascii="Book Antiqua" w:hAnsi="Book Antiqua"/>
          <w:sz w:val="22"/>
          <w:szCs w:val="22"/>
          <w:rPrChange w:id="2279" w:author="Niklas" w:date="2011-02-09T13:16:00Z">
            <w:rPr>
              <w:sz w:val="24"/>
            </w:rPr>
          </w:rPrChange>
        </w:rPr>
        <w:pPrChange w:id="2280" w:author="Niklas" w:date="2011-02-09T13:18:00Z">
          <w:pPr>
            <w:spacing w:line="360" w:lineRule="auto"/>
          </w:pPr>
        </w:pPrChange>
      </w:pPr>
      <w:r w:rsidRPr="00023073">
        <w:rPr>
          <w:rFonts w:ascii="Book Antiqua" w:hAnsi="Book Antiqua"/>
          <w:sz w:val="22"/>
          <w:szCs w:val="22"/>
          <w:rPrChange w:id="2281" w:author="Niklas" w:date="2011-02-09T13:16:00Z">
            <w:rPr>
              <w:sz w:val="24"/>
            </w:rPr>
          </w:rPrChange>
        </w:rPr>
        <w:t xml:space="preserve">  En man i folkhopen bakom mig lägger en arm på min axel.</w:t>
      </w:r>
      <w:ins w:id="2282" w:author="IT Tekniker" w:date="2011-02-03T09:25:00Z">
        <w:r w:rsidR="00B83292" w:rsidRPr="00023073">
          <w:rPr>
            <w:rFonts w:ascii="Book Antiqua" w:hAnsi="Book Antiqua"/>
            <w:sz w:val="22"/>
            <w:szCs w:val="22"/>
            <w:rPrChange w:id="2283" w:author="Niklas" w:date="2011-02-09T13:16:00Z">
              <w:rPr>
                <w:sz w:val="24"/>
              </w:rPr>
            </w:rPrChange>
          </w:rPr>
          <w:t xml:space="preserve"> Han har en svart kofta på sig.</w:t>
        </w:r>
      </w:ins>
    </w:p>
    <w:p w:rsidR="006D632F" w:rsidRPr="00023073" w:rsidRDefault="006D632F">
      <w:pPr>
        <w:spacing w:line="276" w:lineRule="auto"/>
        <w:rPr>
          <w:rFonts w:ascii="Book Antiqua" w:hAnsi="Book Antiqua"/>
          <w:sz w:val="22"/>
          <w:szCs w:val="22"/>
          <w:rPrChange w:id="2284" w:author="Niklas" w:date="2011-02-09T13:16:00Z">
            <w:rPr>
              <w:sz w:val="24"/>
            </w:rPr>
          </w:rPrChange>
        </w:rPr>
        <w:pPrChange w:id="2285" w:author="Niklas" w:date="2011-02-09T13:18:00Z">
          <w:pPr>
            <w:spacing w:line="360" w:lineRule="auto"/>
          </w:pPr>
        </w:pPrChange>
      </w:pPr>
      <w:r w:rsidRPr="00023073">
        <w:rPr>
          <w:rFonts w:ascii="Book Antiqua" w:hAnsi="Book Antiqua"/>
          <w:sz w:val="22"/>
          <w:szCs w:val="22"/>
          <w:rPrChange w:id="2286" w:author="Niklas" w:date="2011-02-09T13:16:00Z">
            <w:rPr>
              <w:sz w:val="24"/>
            </w:rPr>
          </w:rPrChange>
        </w:rPr>
        <w:t xml:space="preserve">– Lugna </w:t>
      </w:r>
      <w:del w:id="2287" w:author="IT Tekniker" w:date="2011-02-03T09:24:00Z">
        <w:r w:rsidRPr="00023073" w:rsidDel="00B83292">
          <w:rPr>
            <w:rFonts w:ascii="Book Antiqua" w:hAnsi="Book Antiqua"/>
            <w:sz w:val="22"/>
            <w:szCs w:val="22"/>
            <w:rPrChange w:id="2288" w:author="Niklas" w:date="2011-02-09T13:16:00Z">
              <w:rPr>
                <w:sz w:val="24"/>
              </w:rPr>
            </w:rPrChange>
          </w:rPr>
          <w:delText xml:space="preserve">ner </w:delText>
        </w:r>
      </w:del>
      <w:r w:rsidRPr="00023073">
        <w:rPr>
          <w:rFonts w:ascii="Book Antiqua" w:hAnsi="Book Antiqua"/>
          <w:sz w:val="22"/>
          <w:szCs w:val="22"/>
          <w:rPrChange w:id="2289" w:author="Niklas" w:date="2011-02-09T13:16:00Z">
            <w:rPr>
              <w:sz w:val="24"/>
            </w:rPr>
          </w:rPrChange>
        </w:rPr>
        <w:t>er. Ni ser inte frisk ut.</w:t>
      </w:r>
    </w:p>
    <w:p w:rsidR="006D632F" w:rsidRPr="00023073" w:rsidRDefault="006D632F">
      <w:pPr>
        <w:spacing w:line="276" w:lineRule="auto"/>
        <w:rPr>
          <w:rFonts w:ascii="Book Antiqua" w:hAnsi="Book Antiqua"/>
          <w:sz w:val="22"/>
          <w:szCs w:val="22"/>
          <w:rPrChange w:id="2290" w:author="Niklas" w:date="2011-02-09T13:16:00Z">
            <w:rPr>
              <w:sz w:val="24"/>
            </w:rPr>
          </w:rPrChange>
        </w:rPr>
        <w:pPrChange w:id="2291" w:author="Niklas" w:date="2011-02-09T13:18:00Z">
          <w:pPr>
            <w:spacing w:line="360" w:lineRule="auto"/>
          </w:pPr>
        </w:pPrChange>
      </w:pPr>
      <w:r w:rsidRPr="00023073">
        <w:rPr>
          <w:rFonts w:ascii="Book Antiqua" w:hAnsi="Book Antiqua"/>
          <w:sz w:val="22"/>
          <w:szCs w:val="22"/>
          <w:rPrChange w:id="2292" w:author="Niklas" w:date="2011-02-09T13:16:00Z">
            <w:rPr>
              <w:sz w:val="24"/>
            </w:rPr>
          </w:rPrChange>
        </w:rPr>
        <w:t xml:space="preserve">– Stör mig inte, gamle man! Förstår ni inte att Satan själv </w:t>
      </w:r>
      <w:del w:id="2293" w:author="IT Tekniker" w:date="2011-02-03T09:24:00Z">
        <w:r w:rsidRPr="00023073" w:rsidDel="00B83292">
          <w:rPr>
            <w:rFonts w:ascii="Book Antiqua" w:hAnsi="Book Antiqua"/>
            <w:sz w:val="22"/>
            <w:szCs w:val="22"/>
            <w:rPrChange w:id="2294" w:author="Niklas" w:date="2011-02-09T13:16:00Z">
              <w:rPr>
                <w:sz w:val="24"/>
              </w:rPr>
            </w:rPrChange>
          </w:rPr>
          <w:delText>är inblandad i</w:delText>
        </w:r>
      </w:del>
      <w:ins w:id="2295" w:author="IT Tekniker" w:date="2011-02-03T09:24:00Z">
        <w:r w:rsidR="00B83292" w:rsidRPr="00023073">
          <w:rPr>
            <w:rFonts w:ascii="Book Antiqua" w:hAnsi="Book Antiqua"/>
            <w:sz w:val="22"/>
            <w:szCs w:val="22"/>
            <w:rPrChange w:id="2296" w:author="Niklas" w:date="2011-02-09T13:16:00Z">
              <w:rPr>
                <w:sz w:val="24"/>
              </w:rPr>
            </w:rPrChange>
          </w:rPr>
          <w:t>ligger bakom</w:t>
        </w:r>
      </w:ins>
      <w:r w:rsidRPr="00023073">
        <w:rPr>
          <w:rFonts w:ascii="Book Antiqua" w:hAnsi="Book Antiqua"/>
          <w:sz w:val="22"/>
          <w:szCs w:val="22"/>
          <w:rPrChange w:id="2297" w:author="Niklas" w:date="2011-02-09T13:16:00Z">
            <w:rPr>
              <w:sz w:val="24"/>
            </w:rPr>
          </w:rPrChange>
        </w:rPr>
        <w:t xml:space="preserve"> detta illdåd? Att detta inte är ett verk av guds söner och döttrar, utan av ondskan som breder ut sin skugga över jordens alla skrymslen och vrår, över hav och land, städer och åkermarker!</w:t>
      </w:r>
    </w:p>
    <w:p w:rsidR="006D632F" w:rsidRPr="00023073" w:rsidRDefault="006D632F">
      <w:pPr>
        <w:spacing w:line="276" w:lineRule="auto"/>
        <w:rPr>
          <w:rFonts w:ascii="Book Antiqua" w:hAnsi="Book Antiqua"/>
          <w:sz w:val="22"/>
          <w:szCs w:val="22"/>
          <w:rPrChange w:id="2298" w:author="Niklas" w:date="2011-02-09T13:16:00Z">
            <w:rPr>
              <w:sz w:val="24"/>
            </w:rPr>
          </w:rPrChange>
        </w:rPr>
        <w:pPrChange w:id="2299" w:author="Niklas" w:date="2011-02-09T13:18:00Z">
          <w:pPr>
            <w:spacing w:line="360" w:lineRule="auto"/>
          </w:pPr>
        </w:pPrChange>
      </w:pPr>
      <w:r w:rsidRPr="00023073">
        <w:rPr>
          <w:rFonts w:ascii="Book Antiqua" w:hAnsi="Book Antiqua"/>
          <w:sz w:val="22"/>
          <w:szCs w:val="22"/>
          <w:rPrChange w:id="2300" w:author="Niklas" w:date="2011-02-09T13:16:00Z">
            <w:rPr>
              <w:sz w:val="24"/>
            </w:rPr>
          </w:rPrChange>
        </w:rPr>
        <w:t xml:space="preserve">– Lugna er för guds skull! Ni måste ta er samman och inte störa konstaplarna. Dessutom råder jag er att </w:t>
      </w:r>
      <w:commentRangeStart w:id="2301"/>
      <w:del w:id="2302" w:author="IT Tekniker" w:date="2010-08-18T16:07:00Z">
        <w:r w:rsidRPr="00023073" w:rsidDel="006920B6">
          <w:rPr>
            <w:rFonts w:ascii="Book Antiqua" w:hAnsi="Book Antiqua"/>
            <w:sz w:val="22"/>
            <w:szCs w:val="22"/>
            <w:rPrChange w:id="2303" w:author="Niklas" w:date="2011-02-09T13:16:00Z">
              <w:rPr>
                <w:sz w:val="24"/>
              </w:rPr>
            </w:rPrChange>
          </w:rPr>
          <w:delText xml:space="preserve">göra </w:delText>
        </w:r>
      </w:del>
      <w:commentRangeEnd w:id="2301"/>
      <w:r w:rsidRPr="00023073">
        <w:rPr>
          <w:rStyle w:val="CommentReference"/>
          <w:rFonts w:ascii="Book Antiqua" w:hAnsi="Book Antiqua"/>
          <w:vanish/>
          <w:sz w:val="22"/>
          <w:szCs w:val="22"/>
          <w:rPrChange w:id="2304" w:author="Niklas" w:date="2011-02-09T13:16:00Z">
            <w:rPr>
              <w:rStyle w:val="CommentReference"/>
              <w:vanish/>
            </w:rPr>
          </w:rPrChange>
        </w:rPr>
        <w:commentReference w:id="2301"/>
      </w:r>
      <w:r w:rsidRPr="00023073">
        <w:rPr>
          <w:rFonts w:ascii="Book Antiqua" w:hAnsi="Book Antiqua"/>
          <w:sz w:val="22"/>
          <w:szCs w:val="22"/>
          <w:rPrChange w:id="2305" w:author="Niklas" w:date="2011-02-09T13:16:00Z">
            <w:rPr>
              <w:sz w:val="24"/>
            </w:rPr>
          </w:rPrChange>
        </w:rPr>
        <w:t xml:space="preserve">uppsöka en doktor. Ni är inte vid sunda vätskor. </w:t>
      </w:r>
    </w:p>
    <w:p w:rsidR="006D632F" w:rsidRPr="00023073" w:rsidRDefault="006D632F">
      <w:pPr>
        <w:spacing w:line="276" w:lineRule="auto"/>
        <w:rPr>
          <w:rFonts w:ascii="Book Antiqua" w:hAnsi="Book Antiqua"/>
          <w:sz w:val="22"/>
          <w:szCs w:val="22"/>
          <w:rPrChange w:id="2306" w:author="Niklas" w:date="2011-02-09T13:16:00Z">
            <w:rPr>
              <w:sz w:val="24"/>
            </w:rPr>
          </w:rPrChange>
        </w:rPr>
        <w:pPrChange w:id="2307" w:author="Niklas" w:date="2011-02-09T13:18:00Z">
          <w:pPr>
            <w:spacing w:line="360" w:lineRule="auto"/>
          </w:pPr>
        </w:pPrChange>
      </w:pPr>
      <w:r w:rsidRPr="00023073">
        <w:rPr>
          <w:rFonts w:ascii="Book Antiqua" w:hAnsi="Book Antiqua"/>
          <w:sz w:val="22"/>
          <w:szCs w:val="22"/>
          <w:rPrChange w:id="2308" w:author="Niklas" w:date="2011-02-09T13:16:00Z">
            <w:rPr>
              <w:sz w:val="24"/>
            </w:rPr>
          </w:rPrChange>
        </w:rPr>
        <w:t>– Gamling! Bry er inte om mitt tillstånd. Ni har inget med det att skaffa!</w:t>
      </w:r>
    </w:p>
    <w:p w:rsidR="006D632F" w:rsidRPr="00023073" w:rsidRDefault="006D632F">
      <w:pPr>
        <w:spacing w:line="276" w:lineRule="auto"/>
        <w:rPr>
          <w:rFonts w:ascii="Book Antiqua" w:hAnsi="Book Antiqua"/>
          <w:sz w:val="22"/>
          <w:szCs w:val="22"/>
          <w:rPrChange w:id="2309" w:author="Niklas" w:date="2011-02-09T13:16:00Z">
            <w:rPr>
              <w:sz w:val="24"/>
            </w:rPr>
          </w:rPrChange>
        </w:rPr>
        <w:pPrChange w:id="2310" w:author="Niklas" w:date="2011-02-09T13:18:00Z">
          <w:pPr>
            <w:spacing w:line="360" w:lineRule="auto"/>
          </w:pPr>
        </w:pPrChange>
      </w:pPr>
      <w:r w:rsidRPr="00023073">
        <w:rPr>
          <w:rFonts w:ascii="Book Antiqua" w:hAnsi="Book Antiqua"/>
          <w:sz w:val="22"/>
          <w:szCs w:val="22"/>
          <w:rPrChange w:id="2311" w:author="Niklas" w:date="2011-02-09T13:16:00Z">
            <w:rPr>
              <w:sz w:val="24"/>
            </w:rPr>
          </w:rPrChange>
        </w:rPr>
        <w:t xml:space="preserve">  Jag håller den gamle mannen ifrån mig med utsträckta armar. Han dreglar ner på mina händer och försöker samtidigt komma mig inpå kroppen. Med hela min kraft stöter jag honom ifrån mig. Den gamle trillar till marken och försvinner i hopen av människor. Hoppas att någon trampar ihjäl kräket!</w:t>
      </w:r>
    </w:p>
    <w:p w:rsidR="006D632F" w:rsidRPr="00023073" w:rsidRDefault="006D632F">
      <w:pPr>
        <w:spacing w:line="276" w:lineRule="auto"/>
        <w:rPr>
          <w:rFonts w:ascii="Book Antiqua" w:hAnsi="Book Antiqua"/>
          <w:sz w:val="22"/>
          <w:szCs w:val="22"/>
          <w:rPrChange w:id="2312" w:author="Niklas" w:date="2011-02-09T13:16:00Z">
            <w:rPr>
              <w:sz w:val="24"/>
            </w:rPr>
          </w:rPrChange>
        </w:rPr>
        <w:pPrChange w:id="2313" w:author="Niklas" w:date="2011-02-09T13:18:00Z">
          <w:pPr>
            <w:spacing w:line="360" w:lineRule="auto"/>
          </w:pPr>
        </w:pPrChange>
      </w:pPr>
      <w:r w:rsidRPr="00023073">
        <w:rPr>
          <w:rFonts w:ascii="Book Antiqua" w:hAnsi="Book Antiqua"/>
          <w:sz w:val="22"/>
          <w:szCs w:val="22"/>
          <w:rPrChange w:id="2314" w:author="Niklas" w:date="2011-02-09T13:16:00Z">
            <w:rPr>
              <w:sz w:val="24"/>
            </w:rPr>
          </w:rPrChange>
        </w:rPr>
        <w:lastRenderedPageBreak/>
        <w:t xml:space="preserve">  Raskt vänder jag på klacken och travar iväg nedåt gatan. Jaha, då var den möjligheten utraderad. Druiderna får klara sig utan mitt skarpsinne och själv får jag ingen att dela mina tankar med när tvivlet tar min själ i besittning. Om det kommer till mina långivare och mecenaters kännedom att mordet på Stenansiktet skulle kunna kopplas samman med mig på något sätt kommer de troligtvis dra öronen åt sig. Vissa av dem vågar förhoppningsvis stödja en verksamhet som kan bestraffas med döden, men knappast stödja en man när kännedomen om hans blotta existens kan leda till ett besök av en bärsärk! För en bärsärk är lös. Nedsläppt på jorden för att skära av mina möjligheter till framgång. Men varför låter de inte mörda mig direkt istället för att härja i min omgivning? Troligtvis för att syftet med mig inte riktigt är planlagt. Har jag en högre funktion att fylla? Eller beskärs mina möjligheter för att jag ska ledas in på den rätta vägen, enligt mina antagonisters sätt att se det? Genom att bli än mer irrationell kommer jag att undvika att sätta deras planer i verket. Genom att lita till instinkten istället för erfarenheten.</w:t>
      </w:r>
    </w:p>
    <w:p w:rsidR="006D632F" w:rsidRPr="00023073" w:rsidDel="00E25FB5" w:rsidRDefault="006D632F">
      <w:pPr>
        <w:spacing w:line="276" w:lineRule="auto"/>
        <w:rPr>
          <w:del w:id="2315" w:author="Niklas Dahlman" w:date="2010-03-12T13:53:00Z"/>
          <w:rFonts w:ascii="Book Antiqua" w:hAnsi="Book Antiqua"/>
          <w:sz w:val="22"/>
          <w:szCs w:val="22"/>
          <w:rPrChange w:id="2316" w:author="Niklas" w:date="2011-02-09T13:16:00Z">
            <w:rPr>
              <w:del w:id="2317" w:author="Niklas Dahlman" w:date="2010-03-12T13:53:00Z"/>
              <w:sz w:val="24"/>
            </w:rPr>
          </w:rPrChange>
        </w:rPr>
        <w:pPrChange w:id="2318" w:author="Niklas" w:date="2011-02-09T13:18:00Z">
          <w:pPr>
            <w:spacing w:line="360" w:lineRule="auto"/>
          </w:pPr>
        </w:pPrChange>
      </w:pPr>
      <w:r w:rsidRPr="00023073">
        <w:rPr>
          <w:rFonts w:ascii="Book Antiqua" w:hAnsi="Book Antiqua"/>
          <w:sz w:val="22"/>
          <w:szCs w:val="22"/>
          <w:rPrChange w:id="2319" w:author="Niklas" w:date="2011-02-09T13:16:00Z">
            <w:rPr>
              <w:sz w:val="24"/>
            </w:rPr>
          </w:rPrChange>
        </w:rPr>
        <w:t xml:space="preserve">  Vart bär mina fötter mig? Jorden knarrar mellan gatstenarna där jag vandrar fram på </w:t>
      </w:r>
      <w:proofErr w:type="spellStart"/>
      <w:r w:rsidRPr="00023073">
        <w:rPr>
          <w:rFonts w:ascii="Book Antiqua" w:hAnsi="Book Antiqua"/>
          <w:sz w:val="22"/>
          <w:szCs w:val="22"/>
          <w:rPrChange w:id="2320" w:author="Niklas" w:date="2011-02-09T13:16:00Z">
            <w:rPr>
              <w:sz w:val="24"/>
            </w:rPr>
          </w:rPrChange>
        </w:rPr>
        <w:t>Rue</w:t>
      </w:r>
      <w:proofErr w:type="spellEnd"/>
      <w:r w:rsidRPr="00023073">
        <w:rPr>
          <w:rFonts w:ascii="Book Antiqua" w:hAnsi="Book Antiqua"/>
          <w:sz w:val="22"/>
          <w:szCs w:val="22"/>
          <w:rPrChange w:id="2321" w:author="Niklas" w:date="2011-02-09T13:16:00Z">
            <w:rPr>
              <w:sz w:val="24"/>
            </w:rPr>
          </w:rPrChange>
        </w:rPr>
        <w:t xml:space="preserve"> </w:t>
      </w:r>
      <w:proofErr w:type="spellStart"/>
      <w:r w:rsidRPr="00023073">
        <w:rPr>
          <w:rFonts w:ascii="Book Antiqua" w:hAnsi="Book Antiqua"/>
          <w:sz w:val="22"/>
          <w:szCs w:val="22"/>
          <w:rPrChange w:id="2322" w:author="Niklas" w:date="2011-02-09T13:16:00Z">
            <w:rPr>
              <w:sz w:val="24"/>
            </w:rPr>
          </w:rPrChange>
        </w:rPr>
        <w:t>Sylvabelle</w:t>
      </w:r>
      <w:proofErr w:type="spellEnd"/>
      <w:r w:rsidRPr="00023073">
        <w:rPr>
          <w:rFonts w:ascii="Book Antiqua" w:hAnsi="Book Antiqua"/>
          <w:sz w:val="22"/>
          <w:szCs w:val="22"/>
          <w:rPrChange w:id="2323" w:author="Niklas" w:date="2011-02-09T13:16:00Z">
            <w:rPr>
              <w:sz w:val="24"/>
            </w:rPr>
          </w:rPrChange>
        </w:rPr>
        <w:t xml:space="preserve"> och väcker mig från tankarnas dvala. E</w:t>
      </w:r>
      <w:ins w:id="2324" w:author="IT Tekniker" w:date="2011-02-03T09:30:00Z">
        <w:r w:rsidR="008145F0" w:rsidRPr="00023073">
          <w:rPr>
            <w:rFonts w:ascii="Book Antiqua" w:hAnsi="Book Antiqua"/>
            <w:sz w:val="22"/>
            <w:szCs w:val="22"/>
            <w:rPrChange w:id="2325" w:author="Niklas" w:date="2011-02-09T13:16:00Z">
              <w:rPr>
                <w:sz w:val="24"/>
              </w:rPr>
            </w:rPrChange>
          </w:rPr>
          <w:t>tt</w:t>
        </w:r>
      </w:ins>
      <w:del w:id="2326" w:author="IT Tekniker" w:date="2011-02-03T09:30:00Z">
        <w:r w:rsidRPr="00023073" w:rsidDel="008145F0">
          <w:rPr>
            <w:rFonts w:ascii="Book Antiqua" w:hAnsi="Book Antiqua"/>
            <w:sz w:val="22"/>
            <w:szCs w:val="22"/>
            <w:rPrChange w:id="2327" w:author="Niklas" w:date="2011-02-09T13:16:00Z">
              <w:rPr>
                <w:sz w:val="24"/>
              </w:rPr>
            </w:rPrChange>
          </w:rPr>
          <w:delText>n</w:delText>
        </w:r>
      </w:del>
      <w:r w:rsidRPr="00023073">
        <w:rPr>
          <w:rFonts w:ascii="Book Antiqua" w:hAnsi="Book Antiqua"/>
          <w:sz w:val="22"/>
          <w:szCs w:val="22"/>
          <w:rPrChange w:id="2328" w:author="Niklas" w:date="2011-02-09T13:16:00Z">
            <w:rPr>
              <w:sz w:val="24"/>
            </w:rPr>
          </w:rPrChange>
        </w:rPr>
        <w:t xml:space="preserve"> sjaskigt ställe där jag under tidigare år spenderat en ansenlig tid och pengar dyker upp på min vänstra sida. Imman på fönstren vittnar om att det är varmt därinne och jag ser </w:t>
      </w:r>
      <w:r w:rsidRPr="00023073">
        <w:rPr>
          <w:rFonts w:ascii="Book Antiqua" w:hAnsi="Book Antiqua"/>
          <w:sz w:val="22"/>
          <w:szCs w:val="22"/>
          <w:rPrChange w:id="2329" w:author="Niklas" w:date="2011-02-09T13:16:00Z">
            <w:rPr>
              <w:sz w:val="24"/>
            </w:rPr>
          </w:rPrChange>
        </w:rPr>
        <w:lastRenderedPageBreak/>
        <w:t>mig om för att kontrollera att jag inte är förföljd och stiger därefter in genom dörren.</w:t>
      </w:r>
    </w:p>
    <w:p w:rsidR="006D632F" w:rsidRPr="00023073" w:rsidRDefault="006D632F">
      <w:pPr>
        <w:spacing w:line="276" w:lineRule="auto"/>
        <w:rPr>
          <w:rFonts w:ascii="Book Antiqua" w:hAnsi="Book Antiqua"/>
          <w:sz w:val="22"/>
          <w:szCs w:val="22"/>
          <w:rPrChange w:id="2330" w:author="Niklas" w:date="2011-02-09T13:16:00Z">
            <w:rPr>
              <w:sz w:val="24"/>
            </w:rPr>
          </w:rPrChange>
        </w:rPr>
        <w:pPrChange w:id="2331" w:author="Niklas" w:date="2011-02-09T13:18:00Z">
          <w:pPr>
            <w:spacing w:line="360" w:lineRule="auto"/>
          </w:pPr>
        </w:pPrChange>
      </w:pPr>
    </w:p>
    <w:p w:rsidR="006D632F" w:rsidRPr="00023073" w:rsidRDefault="006D632F">
      <w:pPr>
        <w:spacing w:line="276" w:lineRule="auto"/>
        <w:rPr>
          <w:rFonts w:ascii="Book Antiqua" w:hAnsi="Book Antiqua"/>
          <w:sz w:val="22"/>
          <w:szCs w:val="22"/>
          <w:rPrChange w:id="2332" w:author="Niklas" w:date="2011-02-09T13:16:00Z">
            <w:rPr>
              <w:sz w:val="24"/>
            </w:rPr>
          </w:rPrChange>
        </w:rPr>
        <w:pPrChange w:id="2333" w:author="Niklas" w:date="2011-02-09T13:18:00Z">
          <w:pPr>
            <w:spacing w:line="360" w:lineRule="auto"/>
          </w:pPr>
        </w:pPrChange>
      </w:pPr>
    </w:p>
    <w:p w:rsidR="006D632F" w:rsidRPr="00023073" w:rsidRDefault="006D632F">
      <w:pPr>
        <w:pStyle w:val="Heading1"/>
        <w:spacing w:line="276" w:lineRule="auto"/>
        <w:rPr>
          <w:rFonts w:ascii="Book Antiqua" w:hAnsi="Book Antiqua"/>
          <w:sz w:val="22"/>
          <w:szCs w:val="22"/>
          <w:rPrChange w:id="2334" w:author="Niklas" w:date="2011-02-09T13:16:00Z">
            <w:rPr>
              <w:sz w:val="24"/>
            </w:rPr>
          </w:rPrChange>
        </w:rPr>
        <w:pPrChange w:id="2335" w:author="Niklas" w:date="2011-02-09T13:18:00Z">
          <w:pPr>
            <w:spacing w:line="360" w:lineRule="auto"/>
          </w:pPr>
        </w:pPrChange>
      </w:pPr>
      <w:r w:rsidRPr="00023073">
        <w:rPr>
          <w:rFonts w:ascii="Book Antiqua" w:hAnsi="Book Antiqua"/>
          <w:sz w:val="22"/>
          <w:szCs w:val="22"/>
          <w:rPrChange w:id="2336" w:author="Niklas" w:date="2011-02-09T13:16:00Z">
            <w:rPr>
              <w:b/>
              <w:bCs/>
              <w:sz w:val="24"/>
            </w:rPr>
          </w:rPrChange>
        </w:rPr>
        <w:t>8</w:t>
      </w:r>
    </w:p>
    <w:p w:rsidR="006D632F" w:rsidRPr="00023073" w:rsidRDefault="006D632F">
      <w:pPr>
        <w:spacing w:line="276" w:lineRule="auto"/>
        <w:rPr>
          <w:rFonts w:ascii="Book Antiqua" w:hAnsi="Book Antiqua"/>
          <w:sz w:val="22"/>
          <w:szCs w:val="22"/>
          <w:rPrChange w:id="2337" w:author="Niklas" w:date="2011-02-09T13:16:00Z">
            <w:rPr>
              <w:sz w:val="24"/>
            </w:rPr>
          </w:rPrChange>
        </w:rPr>
        <w:pPrChange w:id="2338" w:author="Niklas" w:date="2011-02-09T13:18:00Z">
          <w:pPr>
            <w:spacing w:line="360" w:lineRule="auto"/>
          </w:pPr>
        </w:pPrChange>
      </w:pPr>
    </w:p>
    <w:p w:rsidR="006D632F" w:rsidRPr="00023073" w:rsidRDefault="006D632F">
      <w:pPr>
        <w:spacing w:line="276" w:lineRule="auto"/>
        <w:rPr>
          <w:rFonts w:ascii="Book Antiqua" w:hAnsi="Book Antiqua"/>
          <w:sz w:val="22"/>
          <w:szCs w:val="22"/>
          <w:rPrChange w:id="2339" w:author="Niklas" w:date="2011-02-09T13:16:00Z">
            <w:rPr>
              <w:sz w:val="24"/>
            </w:rPr>
          </w:rPrChange>
        </w:rPr>
        <w:pPrChange w:id="2340" w:author="Niklas" w:date="2011-02-09T13:18:00Z">
          <w:pPr>
            <w:spacing w:line="360" w:lineRule="auto"/>
          </w:pPr>
        </w:pPrChange>
      </w:pPr>
      <w:r w:rsidRPr="00023073">
        <w:rPr>
          <w:rFonts w:ascii="Book Antiqua" w:hAnsi="Book Antiqua"/>
          <w:sz w:val="22"/>
          <w:szCs w:val="22"/>
          <w:rPrChange w:id="2341" w:author="Niklas" w:date="2011-02-09T13:16:00Z">
            <w:rPr>
              <w:sz w:val="24"/>
            </w:rPr>
          </w:rPrChange>
        </w:rPr>
        <w:t>När jag kommer in på den lilla tavernan är alla bord upptagna och människor i alla åldrar pratar i munnen på varandra. Jag står kvar vid dörren och söker med blicken efter en ledig plats.</w:t>
      </w:r>
    </w:p>
    <w:p w:rsidR="006D632F" w:rsidRPr="00023073" w:rsidRDefault="006D632F">
      <w:pPr>
        <w:spacing w:line="276" w:lineRule="auto"/>
        <w:rPr>
          <w:rFonts w:ascii="Book Antiqua" w:hAnsi="Book Antiqua"/>
          <w:sz w:val="22"/>
          <w:szCs w:val="22"/>
          <w:rPrChange w:id="2342" w:author="Niklas" w:date="2011-02-09T13:16:00Z">
            <w:rPr>
              <w:sz w:val="24"/>
            </w:rPr>
          </w:rPrChange>
        </w:rPr>
        <w:pPrChange w:id="2343" w:author="Niklas" w:date="2011-02-09T13:18:00Z">
          <w:pPr>
            <w:spacing w:line="360" w:lineRule="auto"/>
          </w:pPr>
        </w:pPrChange>
      </w:pPr>
      <w:r w:rsidRPr="00023073">
        <w:rPr>
          <w:rFonts w:ascii="Book Antiqua" w:hAnsi="Book Antiqua"/>
          <w:sz w:val="22"/>
          <w:szCs w:val="22"/>
          <w:rPrChange w:id="2344" w:author="Niklas" w:date="2011-02-09T13:16:00Z">
            <w:rPr>
              <w:sz w:val="24"/>
            </w:rPr>
          </w:rPrChange>
        </w:rPr>
        <w:t>– Är ni ensam eller i sällskap? frågar en röst alldeles intill mig. Jag vänder mig och en kvinna i min ålder möter min blick. Hennes inbjudande uppenbarelse sitter alldeles ensam vid ett bord för två.</w:t>
      </w:r>
    </w:p>
    <w:p w:rsidR="006D632F" w:rsidRPr="00023073" w:rsidRDefault="006D632F">
      <w:pPr>
        <w:spacing w:line="276" w:lineRule="auto"/>
        <w:rPr>
          <w:rFonts w:ascii="Book Antiqua" w:hAnsi="Book Antiqua"/>
          <w:sz w:val="22"/>
          <w:szCs w:val="22"/>
          <w:rPrChange w:id="2345" w:author="Niklas" w:date="2011-02-09T13:16:00Z">
            <w:rPr>
              <w:sz w:val="24"/>
            </w:rPr>
          </w:rPrChange>
        </w:rPr>
        <w:pPrChange w:id="2346" w:author="Niklas" w:date="2011-02-09T13:18:00Z">
          <w:pPr>
            <w:spacing w:line="360" w:lineRule="auto"/>
          </w:pPr>
        </w:pPrChange>
      </w:pPr>
      <w:r w:rsidRPr="00023073">
        <w:rPr>
          <w:rFonts w:ascii="Book Antiqua" w:hAnsi="Book Antiqua"/>
          <w:sz w:val="22"/>
          <w:szCs w:val="22"/>
          <w:rPrChange w:id="2347" w:author="Niklas" w:date="2011-02-09T13:16:00Z">
            <w:rPr>
              <w:sz w:val="24"/>
            </w:rPr>
          </w:rPrChange>
        </w:rPr>
        <w:t>– Det är bara jag. Kan jag slå mig ner? Det verkar inte finnas några andra lediga platser.</w:t>
      </w:r>
    </w:p>
    <w:p w:rsidR="006D632F" w:rsidRPr="00023073" w:rsidRDefault="006D632F">
      <w:pPr>
        <w:spacing w:line="276" w:lineRule="auto"/>
        <w:rPr>
          <w:rFonts w:ascii="Book Antiqua" w:hAnsi="Book Antiqua"/>
          <w:sz w:val="22"/>
          <w:szCs w:val="22"/>
          <w:rPrChange w:id="2348" w:author="Niklas" w:date="2011-02-09T13:16:00Z">
            <w:rPr>
              <w:sz w:val="24"/>
            </w:rPr>
          </w:rPrChange>
        </w:rPr>
        <w:pPrChange w:id="2349" w:author="Niklas" w:date="2011-02-09T13:18:00Z">
          <w:pPr>
            <w:spacing w:line="360" w:lineRule="auto"/>
          </w:pPr>
        </w:pPrChange>
      </w:pPr>
      <w:r w:rsidRPr="00023073">
        <w:rPr>
          <w:rFonts w:ascii="Book Antiqua" w:hAnsi="Book Antiqua"/>
          <w:sz w:val="22"/>
          <w:szCs w:val="22"/>
          <w:rPrChange w:id="2350" w:author="Niklas" w:date="2011-02-09T13:16:00Z">
            <w:rPr>
              <w:sz w:val="24"/>
            </w:rPr>
          </w:rPrChange>
        </w:rPr>
        <w:t>– Visst. Jag är själv utan sällskap.</w:t>
      </w:r>
    </w:p>
    <w:p w:rsidR="006D632F" w:rsidRPr="00023073" w:rsidRDefault="006D632F">
      <w:pPr>
        <w:spacing w:line="276" w:lineRule="auto"/>
        <w:rPr>
          <w:rFonts w:ascii="Book Antiqua" w:hAnsi="Book Antiqua"/>
          <w:sz w:val="22"/>
          <w:szCs w:val="22"/>
          <w:rPrChange w:id="2351" w:author="Niklas" w:date="2011-02-09T13:16:00Z">
            <w:rPr>
              <w:sz w:val="24"/>
            </w:rPr>
          </w:rPrChange>
        </w:rPr>
        <w:pPrChange w:id="2352" w:author="Niklas" w:date="2011-02-09T13:18:00Z">
          <w:pPr>
            <w:spacing w:line="360" w:lineRule="auto"/>
          </w:pPr>
        </w:pPrChange>
      </w:pPr>
      <w:r w:rsidRPr="00023073">
        <w:rPr>
          <w:rFonts w:ascii="Book Antiqua" w:hAnsi="Book Antiqua"/>
          <w:sz w:val="22"/>
          <w:szCs w:val="22"/>
          <w:rPrChange w:id="2353" w:author="Niklas" w:date="2011-02-09T13:16:00Z">
            <w:rPr>
              <w:sz w:val="24"/>
            </w:rPr>
          </w:rPrChange>
        </w:rPr>
        <w:t xml:space="preserve">  Hennes rättframma sätt är skrämmande samtidigt som det ger mig en besynnerlig känsla av att ha träffat henne förut. Vi presenterar oss för varandra och hennes namn, </w:t>
      </w:r>
      <w:proofErr w:type="spellStart"/>
      <w:r w:rsidRPr="00023073">
        <w:rPr>
          <w:rFonts w:ascii="Book Antiqua" w:hAnsi="Book Antiqua"/>
          <w:sz w:val="22"/>
          <w:szCs w:val="22"/>
          <w:rPrChange w:id="2354" w:author="Niklas" w:date="2011-02-09T13:16:00Z">
            <w:rPr>
              <w:sz w:val="24"/>
            </w:rPr>
          </w:rPrChange>
        </w:rPr>
        <w:t>Aima</w:t>
      </w:r>
      <w:proofErr w:type="spellEnd"/>
      <w:r w:rsidRPr="00023073">
        <w:rPr>
          <w:rFonts w:ascii="Book Antiqua" w:hAnsi="Book Antiqua"/>
          <w:sz w:val="22"/>
          <w:szCs w:val="22"/>
          <w:rPrChange w:id="2355" w:author="Niklas" w:date="2011-02-09T13:16:00Z">
            <w:rPr>
              <w:sz w:val="24"/>
            </w:rPr>
          </w:rPrChange>
        </w:rPr>
        <w:t>, förefaller bekant. Hon är helt klädd i grått, sånär som på en silverbrosch vid halsen, och alltsammans är sammansatt till jungfrulig fulländning.</w:t>
      </w:r>
    </w:p>
    <w:p w:rsidR="006D632F" w:rsidRPr="00023073" w:rsidRDefault="006D632F">
      <w:pPr>
        <w:spacing w:line="276" w:lineRule="auto"/>
        <w:rPr>
          <w:rFonts w:ascii="Book Antiqua" w:hAnsi="Book Antiqua"/>
          <w:sz w:val="22"/>
          <w:szCs w:val="22"/>
          <w:rPrChange w:id="2356" w:author="Niklas" w:date="2011-02-09T13:16:00Z">
            <w:rPr>
              <w:sz w:val="24"/>
            </w:rPr>
          </w:rPrChange>
        </w:rPr>
        <w:pPrChange w:id="2357" w:author="Niklas" w:date="2011-02-09T13:18:00Z">
          <w:pPr>
            <w:spacing w:line="360" w:lineRule="auto"/>
          </w:pPr>
        </w:pPrChange>
      </w:pPr>
      <w:r w:rsidRPr="00023073">
        <w:rPr>
          <w:rFonts w:ascii="Book Antiqua" w:hAnsi="Book Antiqua"/>
          <w:sz w:val="22"/>
          <w:szCs w:val="22"/>
          <w:rPrChange w:id="2358" w:author="Niklas" w:date="2011-02-09T13:16:00Z">
            <w:rPr>
              <w:sz w:val="24"/>
            </w:rPr>
          </w:rPrChange>
        </w:rPr>
        <w:t xml:space="preserve"> Jag beställer in ett glas Absint och vi börjar samtala. Det visar sig snart att hennes far var en bekant till mig. Tydligen hade han drabbats av vansinne precis innan sin död. Det hela hade skett mycket hastigt och hans beteende förändrades från den ena dagen till den andra. </w:t>
      </w:r>
      <w:proofErr w:type="spellStart"/>
      <w:r w:rsidRPr="00023073">
        <w:rPr>
          <w:rFonts w:ascii="Book Antiqua" w:hAnsi="Book Antiqua"/>
          <w:sz w:val="22"/>
          <w:szCs w:val="22"/>
          <w:rPrChange w:id="2359" w:author="Niklas" w:date="2011-02-09T13:16:00Z">
            <w:rPr>
              <w:sz w:val="24"/>
            </w:rPr>
          </w:rPrChange>
        </w:rPr>
        <w:t>Aima</w:t>
      </w:r>
      <w:proofErr w:type="spellEnd"/>
      <w:r w:rsidRPr="00023073">
        <w:rPr>
          <w:rFonts w:ascii="Book Antiqua" w:hAnsi="Book Antiqua"/>
          <w:sz w:val="22"/>
          <w:szCs w:val="22"/>
          <w:rPrChange w:id="2360" w:author="Niklas" w:date="2011-02-09T13:16:00Z">
            <w:rPr>
              <w:sz w:val="24"/>
            </w:rPr>
          </w:rPrChange>
        </w:rPr>
        <w:t xml:space="preserve"> berättar att han undvikit all kontakt med </w:t>
      </w:r>
      <w:r w:rsidRPr="00023073">
        <w:rPr>
          <w:rFonts w:ascii="Book Antiqua" w:hAnsi="Book Antiqua"/>
          <w:sz w:val="22"/>
          <w:szCs w:val="22"/>
          <w:rPrChange w:id="2361" w:author="Niklas" w:date="2011-02-09T13:16:00Z">
            <w:rPr>
              <w:sz w:val="24"/>
            </w:rPr>
          </w:rPrChange>
        </w:rPr>
        <w:lastRenderedPageBreak/>
        <w:t>människor som tidigare stått honom nära, och jag kan själv dra mig till minnes minst ett tillfälle då han inte hälsat på mig på gatan trots att han mycket väl kände igen mig.</w:t>
      </w:r>
    </w:p>
    <w:p w:rsidR="006D632F" w:rsidRPr="00023073" w:rsidRDefault="006D632F">
      <w:pPr>
        <w:spacing w:line="276" w:lineRule="auto"/>
        <w:rPr>
          <w:rFonts w:ascii="Book Antiqua" w:hAnsi="Book Antiqua"/>
          <w:sz w:val="22"/>
          <w:szCs w:val="22"/>
          <w:rPrChange w:id="2362" w:author="Niklas" w:date="2011-02-09T13:16:00Z">
            <w:rPr>
              <w:sz w:val="24"/>
            </w:rPr>
          </w:rPrChange>
        </w:rPr>
        <w:pPrChange w:id="2363" w:author="Niklas" w:date="2011-02-09T13:18:00Z">
          <w:pPr>
            <w:spacing w:line="360" w:lineRule="auto"/>
          </w:pPr>
        </w:pPrChange>
      </w:pPr>
      <w:r w:rsidRPr="00023073">
        <w:rPr>
          <w:rFonts w:ascii="Book Antiqua" w:hAnsi="Book Antiqua"/>
          <w:sz w:val="22"/>
          <w:szCs w:val="22"/>
          <w:rPrChange w:id="2364" w:author="Niklas" w:date="2011-02-09T13:16:00Z">
            <w:rPr>
              <w:sz w:val="24"/>
            </w:rPr>
          </w:rPrChange>
        </w:rPr>
        <w:t xml:space="preserve">  Hans galenskap verkade ha utvecklats i samband med att han på ålderns höst börjat umgås i ett ordenssällskap som kallade sig de svarta koftorna. I deras umgänge hade han utvecklat en vurm för det ockulta och på dödsbädden hade han sagt sig vänta på att få dö likt </w:t>
      </w:r>
      <w:proofErr w:type="spellStart"/>
      <w:r w:rsidRPr="00023073">
        <w:rPr>
          <w:rFonts w:ascii="Book Antiqua" w:hAnsi="Book Antiqua"/>
          <w:sz w:val="22"/>
          <w:szCs w:val="22"/>
          <w:rPrChange w:id="2365" w:author="Niklas" w:date="2011-02-09T13:16:00Z">
            <w:rPr>
              <w:sz w:val="24"/>
            </w:rPr>
          </w:rPrChange>
        </w:rPr>
        <w:t>Farinata</w:t>
      </w:r>
      <w:proofErr w:type="spellEnd"/>
      <w:r w:rsidRPr="00023073">
        <w:rPr>
          <w:rFonts w:ascii="Book Antiqua" w:hAnsi="Book Antiqua"/>
          <w:sz w:val="22"/>
          <w:szCs w:val="22"/>
          <w:rPrChange w:id="2366" w:author="Niklas" w:date="2011-02-09T13:16:00Z">
            <w:rPr>
              <w:sz w:val="24"/>
            </w:rPr>
          </w:rPrChange>
        </w:rPr>
        <w:t xml:space="preserve">, som straffades för kätteri i en brinnande sarkofag. Han hade heller inte visat någon ånger därom, utan varit positivt inställt till att slutligen få lämna jordelivet och träffa sin mästare öga mot öga. Härvidlag hade många av hans vänner och släktingar gett upp hoppet om honom, och </w:t>
      </w:r>
      <w:proofErr w:type="spellStart"/>
      <w:r w:rsidRPr="00023073">
        <w:rPr>
          <w:rFonts w:ascii="Book Antiqua" w:hAnsi="Book Antiqua"/>
          <w:sz w:val="22"/>
          <w:szCs w:val="22"/>
          <w:rPrChange w:id="2367" w:author="Niklas" w:date="2011-02-09T13:16:00Z">
            <w:rPr>
              <w:sz w:val="24"/>
            </w:rPr>
          </w:rPrChange>
        </w:rPr>
        <w:t>Aima</w:t>
      </w:r>
      <w:proofErr w:type="spellEnd"/>
      <w:r w:rsidRPr="00023073">
        <w:rPr>
          <w:rFonts w:ascii="Book Antiqua" w:hAnsi="Book Antiqua"/>
          <w:sz w:val="22"/>
          <w:szCs w:val="22"/>
          <w:rPrChange w:id="2368" w:author="Niklas" w:date="2011-02-09T13:16:00Z">
            <w:rPr>
              <w:sz w:val="24"/>
            </w:rPr>
          </w:rPrChange>
        </w:rPr>
        <w:t xml:space="preserve"> hade varit den enda som varit vid hans sida under hans sista tid i livet.</w:t>
      </w:r>
    </w:p>
    <w:p w:rsidR="006D632F" w:rsidRPr="00023073" w:rsidRDefault="006D632F">
      <w:pPr>
        <w:spacing w:line="276" w:lineRule="auto"/>
        <w:rPr>
          <w:rFonts w:ascii="Book Antiqua" w:hAnsi="Book Antiqua"/>
          <w:color w:val="000000"/>
          <w:sz w:val="22"/>
          <w:szCs w:val="22"/>
          <w:rPrChange w:id="2369" w:author="Niklas" w:date="2011-02-09T13:16:00Z">
            <w:rPr>
              <w:color w:val="000000"/>
              <w:sz w:val="24"/>
            </w:rPr>
          </w:rPrChange>
        </w:rPr>
        <w:pPrChange w:id="2370" w:author="Niklas" w:date="2011-02-09T13:18:00Z">
          <w:pPr>
            <w:spacing w:line="360" w:lineRule="auto"/>
          </w:pPr>
        </w:pPrChange>
      </w:pPr>
      <w:r w:rsidRPr="00023073">
        <w:rPr>
          <w:rFonts w:ascii="Book Antiqua" w:hAnsi="Book Antiqua"/>
          <w:sz w:val="22"/>
          <w:szCs w:val="22"/>
          <w:rPrChange w:id="2371" w:author="Niklas" w:date="2011-02-09T13:16:00Z">
            <w:rPr>
              <w:sz w:val="24"/>
            </w:rPr>
          </w:rPrChange>
        </w:rPr>
        <w:t xml:space="preserve">  Det är uppenbart att </w:t>
      </w:r>
      <w:proofErr w:type="spellStart"/>
      <w:r w:rsidRPr="00023073">
        <w:rPr>
          <w:rFonts w:ascii="Book Antiqua" w:hAnsi="Book Antiqua"/>
          <w:sz w:val="22"/>
          <w:szCs w:val="22"/>
          <w:rPrChange w:id="2372" w:author="Niklas" w:date="2011-02-09T13:16:00Z">
            <w:rPr>
              <w:sz w:val="24"/>
            </w:rPr>
          </w:rPrChange>
        </w:rPr>
        <w:t>Aima</w:t>
      </w:r>
      <w:proofErr w:type="spellEnd"/>
      <w:r w:rsidRPr="00023073">
        <w:rPr>
          <w:rFonts w:ascii="Book Antiqua" w:hAnsi="Book Antiqua"/>
          <w:sz w:val="22"/>
          <w:szCs w:val="22"/>
          <w:rPrChange w:id="2373" w:author="Niklas" w:date="2011-02-09T13:16:00Z">
            <w:rPr>
              <w:sz w:val="24"/>
            </w:rPr>
          </w:rPrChange>
        </w:rPr>
        <w:t xml:space="preserve"> fascineras av omständigheterna kring de svarta koftorna och sin faders död. För att imponera breder jag ut mitt kunnande inom det ockulta, </w:t>
      </w:r>
      <w:proofErr w:type="spellStart"/>
      <w:r w:rsidRPr="00023073">
        <w:rPr>
          <w:rFonts w:ascii="Book Antiqua" w:hAnsi="Book Antiqua"/>
          <w:sz w:val="22"/>
          <w:szCs w:val="22"/>
          <w:rPrChange w:id="2374" w:author="Niklas" w:date="2011-02-09T13:16:00Z">
            <w:rPr>
              <w:sz w:val="24"/>
            </w:rPr>
          </w:rPrChange>
        </w:rPr>
        <w:t>demonologi</w:t>
      </w:r>
      <w:proofErr w:type="spellEnd"/>
      <w:r w:rsidRPr="00023073">
        <w:rPr>
          <w:rFonts w:ascii="Book Antiqua" w:hAnsi="Book Antiqua"/>
          <w:sz w:val="22"/>
          <w:szCs w:val="22"/>
          <w:rPrChange w:id="2375" w:author="Niklas" w:date="2011-02-09T13:16:00Z">
            <w:rPr>
              <w:sz w:val="24"/>
            </w:rPr>
          </w:rPrChange>
        </w:rPr>
        <w:t xml:space="preserve"> och alkemi, med ordrika anföranden. Jag beskriver de </w:t>
      </w:r>
      <w:r w:rsidRPr="00023073">
        <w:rPr>
          <w:rFonts w:ascii="Book Antiqua" w:hAnsi="Book Antiqua"/>
          <w:color w:val="000000"/>
          <w:sz w:val="22"/>
          <w:szCs w:val="22"/>
          <w:rPrChange w:id="2376" w:author="Niklas" w:date="2011-02-09T13:16:00Z">
            <w:rPr>
              <w:color w:val="000000"/>
              <w:sz w:val="24"/>
            </w:rPr>
          </w:rPrChange>
        </w:rPr>
        <w:t>sömnlösa nätter och sysslolösa stunder som ägnats åt grubblerier i ämnet.</w:t>
      </w:r>
    </w:p>
    <w:p w:rsidR="006D632F" w:rsidRPr="00023073" w:rsidRDefault="006D632F">
      <w:pPr>
        <w:spacing w:line="276" w:lineRule="auto"/>
        <w:rPr>
          <w:rFonts w:ascii="Book Antiqua" w:hAnsi="Book Antiqua"/>
          <w:sz w:val="22"/>
          <w:szCs w:val="22"/>
          <w:rPrChange w:id="2377" w:author="Niklas" w:date="2011-02-09T13:16:00Z">
            <w:rPr>
              <w:sz w:val="24"/>
            </w:rPr>
          </w:rPrChange>
        </w:rPr>
        <w:pPrChange w:id="2378" w:author="Niklas" w:date="2011-02-09T13:18:00Z">
          <w:pPr>
            <w:spacing w:line="360" w:lineRule="auto"/>
          </w:pPr>
        </w:pPrChange>
      </w:pPr>
      <w:r w:rsidRPr="00023073">
        <w:rPr>
          <w:rFonts w:ascii="Book Antiqua" w:hAnsi="Book Antiqua"/>
          <w:color w:val="000000"/>
          <w:sz w:val="22"/>
          <w:szCs w:val="22"/>
          <w:rPrChange w:id="2379" w:author="Niklas" w:date="2011-02-09T13:16:00Z">
            <w:rPr>
              <w:color w:val="000000"/>
              <w:sz w:val="24"/>
            </w:rPr>
          </w:rPrChange>
        </w:rPr>
        <w:t xml:space="preserve">  Egentligen borde jag inte diskutera detta med en flyktig bekant, min berättelse trollbinder henne och jag njuter av att intressera en kvinna. Hon lyssnar uppmärksamt och plirar med ögonen när någonting förefaller henne särskilt spännande. Trots att det är länge sedan jag hade </w:t>
      </w:r>
      <w:r w:rsidRPr="00023073">
        <w:rPr>
          <w:rFonts w:ascii="Book Antiqua" w:hAnsi="Book Antiqua"/>
          <w:color w:val="000000"/>
          <w:sz w:val="22"/>
          <w:szCs w:val="22"/>
          <w:rPrChange w:id="2380" w:author="Niklas" w:date="2011-02-09T13:16:00Z">
            <w:rPr>
              <w:color w:val="000000"/>
              <w:sz w:val="24"/>
            </w:rPr>
          </w:rPrChange>
        </w:rPr>
        <w:lastRenderedPageBreak/>
        <w:t xml:space="preserve">en kvinnas odelade uppmärksamhet känns det naturligt och orden rinner ur mig i en behaglig ström. Samtidigt fascineras jag av </w:t>
      </w:r>
      <w:proofErr w:type="spellStart"/>
      <w:r w:rsidRPr="00023073">
        <w:rPr>
          <w:rFonts w:ascii="Book Antiqua" w:hAnsi="Book Antiqua"/>
          <w:color w:val="000000"/>
          <w:sz w:val="22"/>
          <w:szCs w:val="22"/>
          <w:rPrChange w:id="2381" w:author="Niklas" w:date="2011-02-09T13:16:00Z">
            <w:rPr>
              <w:color w:val="000000"/>
              <w:sz w:val="24"/>
            </w:rPr>
          </w:rPrChange>
        </w:rPr>
        <w:t>Aimas</w:t>
      </w:r>
      <w:proofErr w:type="spellEnd"/>
      <w:r w:rsidRPr="00023073">
        <w:rPr>
          <w:rFonts w:ascii="Book Antiqua" w:hAnsi="Book Antiqua"/>
          <w:color w:val="000000"/>
          <w:sz w:val="22"/>
          <w:szCs w:val="22"/>
          <w:rPrChange w:id="2382" w:author="Niklas" w:date="2011-02-09T13:16:00Z">
            <w:rPr>
              <w:color w:val="000000"/>
              <w:sz w:val="24"/>
            </w:rPr>
          </w:rPrChange>
        </w:rPr>
        <w:t xml:space="preserve"> person. Händerna som illustrerar det hon säger med små vickande rörelser, och ett skratt som snabbt och lätt instämmer eller förstärker ett påstående. Skrattet blottar också hen</w:t>
      </w:r>
      <w:r w:rsidRPr="00023073">
        <w:rPr>
          <w:rFonts w:ascii="Book Antiqua" w:hAnsi="Book Antiqua"/>
          <w:sz w:val="22"/>
          <w:szCs w:val="22"/>
          <w:rPrChange w:id="2383" w:author="Niklas" w:date="2011-02-09T13:16:00Z">
            <w:rPr>
              <w:sz w:val="24"/>
            </w:rPr>
          </w:rPrChange>
        </w:rPr>
        <w:t>nes medfödda godhet och att hon hyser en själ utan det minsta spår av ondska eller elakhet. Ofta lyfter sig hennes mungipor i ett pillemariskt leende och varje gång drar en ljusning över hennes ansikte. Jag betas av avund mot andra män som tidigare funnit på något som har kunnat uppta hennes tankar eller väcka hennes intresse.</w:t>
      </w:r>
    </w:p>
    <w:p w:rsidR="006D632F" w:rsidRPr="00023073" w:rsidRDefault="006D632F">
      <w:pPr>
        <w:spacing w:line="276" w:lineRule="auto"/>
        <w:rPr>
          <w:rFonts w:ascii="Book Antiqua" w:hAnsi="Book Antiqua"/>
          <w:color w:val="000000"/>
          <w:sz w:val="22"/>
          <w:szCs w:val="22"/>
          <w:rPrChange w:id="2384" w:author="Niklas" w:date="2011-02-09T13:16:00Z">
            <w:rPr>
              <w:color w:val="000000"/>
              <w:sz w:val="24"/>
            </w:rPr>
          </w:rPrChange>
        </w:rPr>
        <w:pPrChange w:id="2385" w:author="Niklas" w:date="2011-02-09T13:18:00Z">
          <w:pPr>
            <w:spacing w:line="360" w:lineRule="auto"/>
          </w:pPr>
        </w:pPrChange>
      </w:pPr>
      <w:r w:rsidRPr="00023073">
        <w:rPr>
          <w:rFonts w:ascii="Book Antiqua" w:hAnsi="Book Antiqua"/>
          <w:sz w:val="22"/>
          <w:szCs w:val="22"/>
          <w:rPrChange w:id="2386" w:author="Niklas" w:date="2011-02-09T13:16:00Z">
            <w:rPr>
              <w:sz w:val="24"/>
            </w:rPr>
          </w:rPrChange>
        </w:rPr>
        <w:t xml:space="preserve">  </w:t>
      </w:r>
      <w:r w:rsidRPr="00023073">
        <w:rPr>
          <w:rFonts w:ascii="Book Antiqua" w:hAnsi="Book Antiqua"/>
          <w:color w:val="000000"/>
          <w:sz w:val="22"/>
          <w:szCs w:val="22"/>
          <w:rPrChange w:id="2387" w:author="Niklas" w:date="2011-02-09T13:16:00Z">
            <w:rPr>
              <w:color w:val="000000"/>
              <w:sz w:val="24"/>
            </w:rPr>
          </w:rPrChange>
        </w:rPr>
        <w:t>Flyktigt försöker jag föreställa mig henne naken. Antagligen en mjölkvit späd liten stackare med kalla händer och fötter.</w:t>
      </w:r>
    </w:p>
    <w:p w:rsidR="006D632F" w:rsidRPr="00023073" w:rsidRDefault="006D632F">
      <w:pPr>
        <w:spacing w:line="276" w:lineRule="auto"/>
        <w:rPr>
          <w:rFonts w:ascii="Book Antiqua" w:hAnsi="Book Antiqua"/>
          <w:color w:val="000000"/>
          <w:sz w:val="22"/>
          <w:szCs w:val="22"/>
          <w:rPrChange w:id="2388" w:author="Niklas" w:date="2011-02-09T13:16:00Z">
            <w:rPr>
              <w:color w:val="000000"/>
              <w:sz w:val="24"/>
            </w:rPr>
          </w:rPrChange>
        </w:rPr>
        <w:pPrChange w:id="2389" w:author="Niklas" w:date="2011-02-09T13:18:00Z">
          <w:pPr>
            <w:spacing w:line="360" w:lineRule="auto"/>
          </w:pPr>
        </w:pPrChange>
      </w:pPr>
      <w:r w:rsidRPr="00023073">
        <w:rPr>
          <w:rFonts w:ascii="Book Antiqua" w:hAnsi="Book Antiqua"/>
          <w:color w:val="000000"/>
          <w:sz w:val="22"/>
          <w:szCs w:val="22"/>
          <w:rPrChange w:id="2390" w:author="Niklas" w:date="2011-02-09T13:16:00Z">
            <w:rPr>
              <w:color w:val="000000"/>
              <w:sz w:val="24"/>
            </w:rPr>
          </w:rPrChange>
        </w:rPr>
        <w:t>– Jag måste gå, säger hon plötsligt. Vill ni följa med?</w:t>
      </w:r>
    </w:p>
    <w:p w:rsidR="006D632F" w:rsidRPr="00023073" w:rsidRDefault="006D632F">
      <w:pPr>
        <w:spacing w:line="276" w:lineRule="auto"/>
        <w:rPr>
          <w:rFonts w:ascii="Book Antiqua" w:hAnsi="Book Antiqua"/>
          <w:sz w:val="22"/>
          <w:szCs w:val="22"/>
          <w:rPrChange w:id="2391" w:author="Niklas" w:date="2011-02-09T13:16:00Z">
            <w:rPr>
              <w:sz w:val="24"/>
            </w:rPr>
          </w:rPrChange>
        </w:rPr>
        <w:pPrChange w:id="2392" w:author="Niklas" w:date="2011-02-09T13:18:00Z">
          <w:pPr>
            <w:spacing w:line="360" w:lineRule="auto"/>
          </w:pPr>
        </w:pPrChange>
      </w:pPr>
      <w:r w:rsidRPr="00023073">
        <w:rPr>
          <w:rFonts w:ascii="Book Antiqua" w:hAnsi="Book Antiqua"/>
          <w:sz w:val="22"/>
          <w:szCs w:val="22"/>
          <w:rPrChange w:id="2393" w:author="Niklas" w:date="2011-02-09T13:16:00Z">
            <w:rPr>
              <w:sz w:val="24"/>
            </w:rPr>
          </w:rPrChange>
        </w:rPr>
        <w:t xml:space="preserve">  Hon avbryter mig mitt i en mening men det gör ingenting. Jag vill följa med dig </w:t>
      </w:r>
      <w:proofErr w:type="spellStart"/>
      <w:r w:rsidRPr="00023073">
        <w:rPr>
          <w:rFonts w:ascii="Book Antiqua" w:hAnsi="Book Antiqua"/>
          <w:sz w:val="22"/>
          <w:szCs w:val="22"/>
          <w:rPrChange w:id="2394" w:author="Niklas" w:date="2011-02-09T13:16:00Z">
            <w:rPr>
              <w:sz w:val="24"/>
            </w:rPr>
          </w:rPrChange>
        </w:rPr>
        <w:t>Aima</w:t>
      </w:r>
      <w:proofErr w:type="spellEnd"/>
      <w:r w:rsidRPr="00023073">
        <w:rPr>
          <w:rFonts w:ascii="Book Antiqua" w:hAnsi="Book Antiqua"/>
          <w:sz w:val="22"/>
          <w:szCs w:val="22"/>
          <w:rPrChange w:id="2395" w:author="Niklas" w:date="2011-02-09T13:16:00Z">
            <w:rPr>
              <w:sz w:val="24"/>
            </w:rPr>
          </w:rPrChange>
        </w:rPr>
        <w:t xml:space="preserve">. Till världens ände om det är dit du ska hän. Värmen och Absinten har haft en sedativ inverkan på mig men jag vill under inga omständigheter skiljas från </w:t>
      </w:r>
      <w:proofErr w:type="spellStart"/>
      <w:r w:rsidRPr="00023073">
        <w:rPr>
          <w:rFonts w:ascii="Book Antiqua" w:hAnsi="Book Antiqua"/>
          <w:sz w:val="22"/>
          <w:szCs w:val="22"/>
          <w:rPrChange w:id="2396" w:author="Niklas" w:date="2011-02-09T13:16:00Z">
            <w:rPr>
              <w:sz w:val="24"/>
            </w:rPr>
          </w:rPrChange>
        </w:rPr>
        <w:t>Aima</w:t>
      </w:r>
      <w:proofErr w:type="spellEnd"/>
      <w:r w:rsidRPr="00023073">
        <w:rPr>
          <w:rFonts w:ascii="Book Antiqua" w:hAnsi="Book Antiqua"/>
          <w:sz w:val="22"/>
          <w:szCs w:val="22"/>
          <w:rPrChange w:id="2397" w:author="Niklas" w:date="2011-02-09T13:16:00Z">
            <w:rPr>
              <w:sz w:val="24"/>
            </w:rPr>
          </w:rPrChange>
        </w:rPr>
        <w:t xml:space="preserve"> nu.</w:t>
      </w:r>
    </w:p>
    <w:p w:rsidR="006D632F" w:rsidRPr="00023073" w:rsidRDefault="006D632F">
      <w:pPr>
        <w:spacing w:line="276" w:lineRule="auto"/>
        <w:rPr>
          <w:rFonts w:ascii="Book Antiqua" w:hAnsi="Book Antiqua"/>
          <w:sz w:val="22"/>
          <w:szCs w:val="22"/>
          <w:rPrChange w:id="2398" w:author="Niklas" w:date="2011-02-09T13:16:00Z">
            <w:rPr>
              <w:sz w:val="24"/>
            </w:rPr>
          </w:rPrChange>
        </w:rPr>
        <w:pPrChange w:id="2399" w:author="Niklas" w:date="2011-02-09T13:18:00Z">
          <w:pPr>
            <w:spacing w:line="360" w:lineRule="auto"/>
          </w:pPr>
        </w:pPrChange>
      </w:pPr>
      <w:r w:rsidRPr="00023073">
        <w:rPr>
          <w:rFonts w:ascii="Book Antiqua" w:hAnsi="Book Antiqua"/>
          <w:sz w:val="22"/>
          <w:szCs w:val="22"/>
          <w:rPrChange w:id="2400" w:author="Niklas" w:date="2011-02-09T13:16:00Z">
            <w:rPr>
              <w:sz w:val="24"/>
            </w:rPr>
          </w:rPrChange>
        </w:rPr>
        <w:t>– Visst vill jag följa med.</w:t>
      </w:r>
    </w:p>
    <w:p w:rsidR="006D632F" w:rsidRPr="00023073" w:rsidRDefault="006D632F">
      <w:pPr>
        <w:spacing w:line="276" w:lineRule="auto"/>
        <w:rPr>
          <w:rFonts w:ascii="Book Antiqua" w:hAnsi="Book Antiqua"/>
          <w:sz w:val="22"/>
          <w:szCs w:val="22"/>
          <w:rPrChange w:id="2401" w:author="Niklas" w:date="2011-02-09T13:16:00Z">
            <w:rPr>
              <w:sz w:val="24"/>
            </w:rPr>
          </w:rPrChange>
        </w:rPr>
        <w:pPrChange w:id="2402" w:author="Niklas" w:date="2011-02-09T13:18:00Z">
          <w:pPr>
            <w:spacing w:line="360" w:lineRule="auto"/>
          </w:pPr>
        </w:pPrChange>
      </w:pPr>
    </w:p>
    <w:p w:rsidR="006D632F" w:rsidRPr="00023073" w:rsidRDefault="006D632F">
      <w:pPr>
        <w:spacing w:line="276" w:lineRule="auto"/>
        <w:jc w:val="center"/>
        <w:rPr>
          <w:rFonts w:ascii="Book Antiqua" w:hAnsi="Book Antiqua"/>
          <w:sz w:val="22"/>
          <w:szCs w:val="22"/>
          <w:rPrChange w:id="2403" w:author="Niklas" w:date="2011-02-09T13:16:00Z">
            <w:rPr>
              <w:sz w:val="24"/>
            </w:rPr>
          </w:rPrChange>
        </w:rPr>
        <w:pPrChange w:id="2404" w:author="Niklas" w:date="2011-02-09T13:18:00Z">
          <w:pPr>
            <w:spacing w:line="360" w:lineRule="auto"/>
            <w:jc w:val="center"/>
          </w:pPr>
        </w:pPrChange>
      </w:pPr>
      <w:r w:rsidRPr="00023073">
        <w:rPr>
          <w:rFonts w:ascii="Book Antiqua" w:hAnsi="Book Antiqua"/>
          <w:sz w:val="22"/>
          <w:szCs w:val="22"/>
          <w:rPrChange w:id="2405" w:author="Niklas" w:date="2011-02-09T13:16:00Z">
            <w:rPr>
              <w:sz w:val="24"/>
            </w:rPr>
          </w:rPrChange>
        </w:rPr>
        <w:t>*</w:t>
      </w:r>
      <w:ins w:id="2406" w:author="Niklas Dahlman" w:date="2010-03-12T14:00:00Z">
        <w:r w:rsidRPr="00023073">
          <w:rPr>
            <w:rFonts w:ascii="Book Antiqua" w:hAnsi="Book Antiqua"/>
            <w:sz w:val="22"/>
            <w:szCs w:val="22"/>
            <w:rPrChange w:id="2407" w:author="Niklas" w:date="2011-02-09T13:16:00Z">
              <w:rPr>
                <w:sz w:val="24"/>
              </w:rPr>
            </w:rPrChange>
          </w:rPr>
          <w:t xml:space="preserve"> * *</w:t>
        </w:r>
      </w:ins>
    </w:p>
    <w:p w:rsidR="006D632F" w:rsidRPr="00023073" w:rsidRDefault="006D632F">
      <w:pPr>
        <w:spacing w:line="276" w:lineRule="auto"/>
        <w:rPr>
          <w:rFonts w:ascii="Book Antiqua" w:hAnsi="Book Antiqua"/>
          <w:sz w:val="22"/>
          <w:szCs w:val="22"/>
          <w:rPrChange w:id="2408" w:author="Niklas" w:date="2011-02-09T13:16:00Z">
            <w:rPr>
              <w:sz w:val="24"/>
            </w:rPr>
          </w:rPrChange>
        </w:rPr>
        <w:pPrChange w:id="2409" w:author="Niklas" w:date="2011-02-09T13:18:00Z">
          <w:pPr>
            <w:spacing w:line="360" w:lineRule="auto"/>
          </w:pPr>
        </w:pPrChange>
      </w:pPr>
    </w:p>
    <w:p w:rsidR="006D632F" w:rsidRPr="00023073" w:rsidRDefault="006D632F">
      <w:pPr>
        <w:pStyle w:val="BodyText"/>
        <w:spacing w:line="276" w:lineRule="auto"/>
        <w:rPr>
          <w:rFonts w:ascii="Book Antiqua" w:hAnsi="Book Antiqua"/>
          <w:sz w:val="22"/>
          <w:szCs w:val="22"/>
          <w:rPrChange w:id="2410" w:author="Niklas" w:date="2011-02-09T13:16:00Z">
            <w:rPr/>
          </w:rPrChange>
        </w:rPr>
        <w:pPrChange w:id="2411" w:author="Niklas" w:date="2011-02-09T13:18:00Z">
          <w:pPr>
            <w:pStyle w:val="BodyText"/>
          </w:pPr>
        </w:pPrChange>
      </w:pPr>
      <w:r w:rsidRPr="00023073">
        <w:rPr>
          <w:rFonts w:ascii="Book Antiqua" w:hAnsi="Book Antiqua"/>
          <w:sz w:val="22"/>
          <w:szCs w:val="22"/>
          <w:rPrChange w:id="2412" w:author="Niklas" w:date="2011-02-09T13:16:00Z">
            <w:rPr/>
          </w:rPrChange>
        </w:rPr>
        <w:t xml:space="preserve">Tillsammans går vi </w:t>
      </w:r>
      <w:proofErr w:type="spellStart"/>
      <w:r w:rsidRPr="00023073">
        <w:rPr>
          <w:rFonts w:ascii="Book Antiqua" w:hAnsi="Book Antiqua"/>
          <w:sz w:val="22"/>
          <w:szCs w:val="22"/>
          <w:rPrChange w:id="2413" w:author="Niklas" w:date="2011-02-09T13:16:00Z">
            <w:rPr/>
          </w:rPrChange>
        </w:rPr>
        <w:t>Rue</w:t>
      </w:r>
      <w:proofErr w:type="spellEnd"/>
      <w:r w:rsidRPr="00023073">
        <w:rPr>
          <w:rFonts w:ascii="Book Antiqua" w:hAnsi="Book Antiqua"/>
          <w:sz w:val="22"/>
          <w:szCs w:val="22"/>
          <w:rPrChange w:id="2414" w:author="Niklas" w:date="2011-02-09T13:16:00Z">
            <w:rPr/>
          </w:rPrChange>
        </w:rPr>
        <w:t xml:space="preserve"> </w:t>
      </w:r>
      <w:proofErr w:type="spellStart"/>
      <w:r w:rsidRPr="00023073">
        <w:rPr>
          <w:rFonts w:ascii="Book Antiqua" w:hAnsi="Book Antiqua"/>
          <w:sz w:val="22"/>
          <w:szCs w:val="22"/>
          <w:rPrChange w:id="2415" w:author="Niklas" w:date="2011-02-09T13:16:00Z">
            <w:rPr/>
          </w:rPrChange>
        </w:rPr>
        <w:t>Sylvabelle</w:t>
      </w:r>
      <w:proofErr w:type="spellEnd"/>
      <w:r w:rsidRPr="00023073">
        <w:rPr>
          <w:rFonts w:ascii="Book Antiqua" w:hAnsi="Book Antiqua"/>
          <w:sz w:val="22"/>
          <w:szCs w:val="22"/>
          <w:rPrChange w:id="2416" w:author="Niklas" w:date="2011-02-09T13:16:00Z">
            <w:rPr/>
          </w:rPrChange>
        </w:rPr>
        <w:t xml:space="preserve"> fram. Egentligen vill jag hålla hennes hand och viska vackra ord i hennes öra, men jag har inte kurage nog till det. Och samtidigt är </w:t>
      </w:r>
      <w:r w:rsidRPr="00023073">
        <w:rPr>
          <w:rFonts w:ascii="Book Antiqua" w:hAnsi="Book Antiqua"/>
          <w:sz w:val="22"/>
          <w:szCs w:val="22"/>
          <w:rPrChange w:id="2417" w:author="Niklas" w:date="2011-02-09T13:16:00Z">
            <w:rPr/>
          </w:rPrChange>
        </w:rPr>
        <w:lastRenderedPageBreak/>
        <w:t>hennes närhet tillfredsställande nog. Kyrkklockornas ljud förföljer oss och det är med svårighet jag uppfattar att det är tidig kväll. På vår vänstra sida passerar ett kloster och eftersom dörren står på vid gavel ser jag rakt in i farstun. Där står en präst och piskar en liten pojke med ett ridspö. Det är precis att jag hinner uppfatta vad som egentligen pågår innan vi passerar, men bilden av den lilla pojkens uppskrämda ansikte etsar sig fast i mitt minne. Ett barn som så tidigt låter sig plågas av Guds förkunnare skräms till ett liv i tyst lydnad och skam. Själv blev jag straffad av både lärare och präster under uppväxten, men har aldrig låtit mig kuvas. Vid några tillfällen har jag tvingats att be om förlåtelse för sådant jag inte varit skyldig till men har aldrig någonsin låtit dessa lögner tränga in i mitt medvetande. Istället har jag avlagt bekännelsen med klappande hjärta fast besluten om att skaparen känt till sanningen och i tysthet givit mig sin förlåtelse.</w:t>
      </w:r>
    </w:p>
    <w:p w:rsidR="006D632F" w:rsidRPr="00023073" w:rsidRDefault="006D632F">
      <w:pPr>
        <w:spacing w:line="276" w:lineRule="auto"/>
        <w:rPr>
          <w:rFonts w:ascii="Book Antiqua" w:hAnsi="Book Antiqua"/>
          <w:sz w:val="22"/>
          <w:szCs w:val="22"/>
          <w:rPrChange w:id="2418" w:author="Niklas" w:date="2011-02-09T13:16:00Z">
            <w:rPr>
              <w:sz w:val="24"/>
            </w:rPr>
          </w:rPrChange>
        </w:rPr>
        <w:pPrChange w:id="2419" w:author="Niklas" w:date="2011-02-09T13:18:00Z">
          <w:pPr>
            <w:spacing w:line="360" w:lineRule="auto"/>
          </w:pPr>
        </w:pPrChange>
      </w:pPr>
      <w:r w:rsidRPr="00023073">
        <w:rPr>
          <w:rFonts w:ascii="Book Antiqua" w:hAnsi="Book Antiqua"/>
          <w:sz w:val="22"/>
          <w:szCs w:val="22"/>
          <w:rPrChange w:id="2420" w:author="Niklas" w:date="2011-02-09T13:16:00Z">
            <w:rPr>
              <w:sz w:val="24"/>
            </w:rPr>
          </w:rPrChange>
        </w:rPr>
        <w:t xml:space="preserve">– Skynda på, viskar </w:t>
      </w:r>
      <w:proofErr w:type="spellStart"/>
      <w:r w:rsidRPr="00023073">
        <w:rPr>
          <w:rFonts w:ascii="Book Antiqua" w:hAnsi="Book Antiqua"/>
          <w:sz w:val="22"/>
          <w:szCs w:val="22"/>
          <w:rPrChange w:id="2421" w:author="Niklas" w:date="2011-02-09T13:16:00Z">
            <w:rPr>
              <w:sz w:val="24"/>
            </w:rPr>
          </w:rPrChange>
        </w:rPr>
        <w:t>Aima</w:t>
      </w:r>
      <w:proofErr w:type="spellEnd"/>
      <w:r w:rsidRPr="00023073">
        <w:rPr>
          <w:rFonts w:ascii="Book Antiqua" w:hAnsi="Book Antiqua"/>
          <w:sz w:val="22"/>
          <w:szCs w:val="22"/>
          <w:rPrChange w:id="2422" w:author="Niklas" w:date="2011-02-09T13:16:00Z">
            <w:rPr>
              <w:sz w:val="24"/>
            </w:rPr>
          </w:rPrChange>
        </w:rPr>
        <w:t>. Hon är en aning före mig med sina kvicka små steg och jag måste nästan springa för att hinna med. Gatstenarna klapprar under våra fötter och människor tittar efter oss och undrar varför vi har så bråttom. Jag drar ner baskern över pannan och döljer nedre delen av ansiktet innanför kragen eftersom det känns olustigt att bli iakttagen.</w:t>
      </w:r>
    </w:p>
    <w:p w:rsidR="006D632F" w:rsidRPr="00023073" w:rsidRDefault="006D632F">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rPr>
          <w:rFonts w:ascii="Book Antiqua" w:hAnsi="Book Antiqua" w:cs="Times New Roman"/>
          <w:sz w:val="22"/>
          <w:szCs w:val="22"/>
          <w:lang w:val="sv-SE"/>
          <w:rPrChange w:id="2423" w:author="Niklas" w:date="2011-02-09T13:16:00Z">
            <w:rPr>
              <w:rFonts w:ascii="Times New Roman" w:hAnsi="Times New Roman" w:cs="Times New Roman"/>
              <w:sz w:val="24"/>
              <w:lang w:val="sv-SE"/>
            </w:rPr>
          </w:rPrChange>
        </w:rPr>
        <w:pPrChange w:id="2424" w:author="Niklas" w:date="2011-02-09T13:18:00Z">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pPr>
        </w:pPrChange>
      </w:pPr>
      <w:r w:rsidRPr="00023073">
        <w:rPr>
          <w:rFonts w:ascii="Book Antiqua" w:hAnsi="Book Antiqua" w:cs="Times New Roman"/>
          <w:sz w:val="22"/>
          <w:szCs w:val="22"/>
          <w:lang w:val="sv-SE"/>
          <w:rPrChange w:id="2425" w:author="Niklas" w:date="2011-02-09T13:16:00Z">
            <w:rPr>
              <w:rFonts w:ascii="Times New Roman" w:hAnsi="Times New Roman" w:cs="Times New Roman"/>
              <w:sz w:val="24"/>
              <w:lang w:val="sv-SE"/>
            </w:rPr>
          </w:rPrChange>
        </w:rPr>
        <w:t xml:space="preserve">  När vi kommer in på en mindre gata saktar hon ner som om det var själva marken under hennes fötter som jagat henne i flykt.</w:t>
      </w:r>
    </w:p>
    <w:p w:rsidR="006D632F" w:rsidRPr="00023073" w:rsidRDefault="006D632F">
      <w:pPr>
        <w:spacing w:line="276" w:lineRule="auto"/>
        <w:rPr>
          <w:rFonts w:ascii="Book Antiqua" w:hAnsi="Book Antiqua"/>
          <w:sz w:val="22"/>
          <w:szCs w:val="22"/>
          <w:rPrChange w:id="2426" w:author="Niklas" w:date="2011-02-09T13:16:00Z">
            <w:rPr>
              <w:sz w:val="24"/>
            </w:rPr>
          </w:rPrChange>
        </w:rPr>
        <w:pPrChange w:id="2427" w:author="Niklas" w:date="2011-02-09T13:18:00Z">
          <w:pPr>
            <w:spacing w:line="360" w:lineRule="auto"/>
          </w:pPr>
        </w:pPrChange>
      </w:pPr>
      <w:r w:rsidRPr="00023073">
        <w:rPr>
          <w:rFonts w:ascii="Book Antiqua" w:hAnsi="Book Antiqua"/>
          <w:sz w:val="22"/>
          <w:szCs w:val="22"/>
          <w:rPrChange w:id="2428" w:author="Niklas" w:date="2011-02-09T13:16:00Z">
            <w:rPr>
              <w:sz w:val="24"/>
            </w:rPr>
          </w:rPrChange>
        </w:rPr>
        <w:lastRenderedPageBreak/>
        <w:t>– Nu kan vi ta det lugnt, säger hon.</w:t>
      </w:r>
    </w:p>
    <w:p w:rsidR="006D632F" w:rsidRPr="00023073" w:rsidRDefault="006D632F">
      <w:pPr>
        <w:spacing w:line="276" w:lineRule="auto"/>
        <w:rPr>
          <w:rFonts w:ascii="Book Antiqua" w:hAnsi="Book Antiqua"/>
          <w:sz w:val="22"/>
          <w:szCs w:val="22"/>
          <w:rPrChange w:id="2429" w:author="Niklas" w:date="2011-02-09T13:16:00Z">
            <w:rPr>
              <w:sz w:val="24"/>
            </w:rPr>
          </w:rPrChange>
        </w:rPr>
        <w:pPrChange w:id="2430" w:author="Niklas" w:date="2011-02-09T13:18:00Z">
          <w:pPr>
            <w:spacing w:line="360" w:lineRule="auto"/>
          </w:pPr>
        </w:pPrChange>
      </w:pPr>
      <w:r w:rsidRPr="00023073">
        <w:rPr>
          <w:rFonts w:ascii="Book Antiqua" w:hAnsi="Book Antiqua"/>
          <w:sz w:val="22"/>
          <w:szCs w:val="22"/>
          <w:rPrChange w:id="2431" w:author="Niklas" w:date="2011-02-09T13:16:00Z">
            <w:rPr>
              <w:sz w:val="24"/>
            </w:rPr>
          </w:rPrChange>
        </w:rPr>
        <w:t xml:space="preserve">  Jag förstår inte varför, men har samtidigt inte mod att fråga. </w:t>
      </w:r>
      <w:proofErr w:type="spellStart"/>
      <w:r w:rsidRPr="00023073">
        <w:rPr>
          <w:rFonts w:ascii="Book Antiqua" w:hAnsi="Book Antiqua"/>
          <w:sz w:val="22"/>
          <w:szCs w:val="22"/>
          <w:rPrChange w:id="2432" w:author="Niklas" w:date="2011-02-09T13:16:00Z">
            <w:rPr>
              <w:sz w:val="24"/>
            </w:rPr>
          </w:rPrChange>
        </w:rPr>
        <w:t>Aimas</w:t>
      </w:r>
      <w:proofErr w:type="spellEnd"/>
      <w:r w:rsidRPr="00023073">
        <w:rPr>
          <w:rFonts w:ascii="Book Antiqua" w:hAnsi="Book Antiqua"/>
          <w:sz w:val="22"/>
          <w:szCs w:val="22"/>
          <w:rPrChange w:id="2433" w:author="Niklas" w:date="2011-02-09T13:16:00Z">
            <w:rPr>
              <w:sz w:val="24"/>
            </w:rPr>
          </w:rPrChange>
        </w:rPr>
        <w:t xml:space="preserve"> tidigare så bleka kinder blossar röda av ansträngningen och hon andas häftigt. Själv hostar jag så ögonen tåras och jag gömmer ansiktet i händerna för att det inte ska märkas. Hon smeker min överarm genom kavajen och viskar med sin ljusa stämma:</w:t>
      </w:r>
    </w:p>
    <w:p w:rsidR="006D632F" w:rsidRPr="00023073" w:rsidRDefault="006D632F">
      <w:pPr>
        <w:spacing w:line="276" w:lineRule="auto"/>
        <w:rPr>
          <w:rFonts w:ascii="Book Antiqua" w:hAnsi="Book Antiqua"/>
          <w:sz w:val="22"/>
          <w:szCs w:val="22"/>
          <w:rPrChange w:id="2434" w:author="Niklas" w:date="2011-02-09T13:16:00Z">
            <w:rPr>
              <w:sz w:val="24"/>
            </w:rPr>
          </w:rPrChange>
        </w:rPr>
        <w:pPrChange w:id="2435" w:author="Niklas" w:date="2011-02-09T13:18:00Z">
          <w:pPr>
            <w:spacing w:line="360" w:lineRule="auto"/>
          </w:pPr>
        </w:pPrChange>
      </w:pPr>
      <w:r w:rsidRPr="00023073">
        <w:rPr>
          <w:rFonts w:ascii="Book Antiqua" w:hAnsi="Book Antiqua"/>
          <w:sz w:val="22"/>
          <w:szCs w:val="22"/>
          <w:rPrChange w:id="2436" w:author="Niklas" w:date="2011-02-09T13:16:00Z">
            <w:rPr>
              <w:sz w:val="24"/>
            </w:rPr>
          </w:rPrChange>
        </w:rPr>
        <w:t xml:space="preserve">– Låt oss gå någonstans där vi kan vara ensamma. </w:t>
      </w:r>
    </w:p>
    <w:p w:rsidR="006D632F" w:rsidRPr="00023073" w:rsidRDefault="006D632F">
      <w:pPr>
        <w:spacing w:line="276" w:lineRule="auto"/>
        <w:rPr>
          <w:rFonts w:ascii="Book Antiqua" w:hAnsi="Book Antiqua"/>
          <w:sz w:val="22"/>
          <w:szCs w:val="22"/>
          <w:rPrChange w:id="2437" w:author="Niklas" w:date="2011-02-09T13:16:00Z">
            <w:rPr>
              <w:sz w:val="24"/>
            </w:rPr>
          </w:rPrChange>
        </w:rPr>
        <w:pPrChange w:id="2438" w:author="Niklas" w:date="2011-02-09T13:18:00Z">
          <w:pPr>
            <w:spacing w:line="360" w:lineRule="auto"/>
          </w:pPr>
        </w:pPrChange>
      </w:pPr>
      <w:r w:rsidRPr="00023073">
        <w:rPr>
          <w:rFonts w:ascii="Book Antiqua" w:hAnsi="Book Antiqua"/>
          <w:sz w:val="22"/>
          <w:szCs w:val="22"/>
          <w:rPrChange w:id="2439" w:author="Niklas" w:date="2011-02-09T13:16:00Z">
            <w:rPr>
              <w:sz w:val="24"/>
            </w:rPr>
          </w:rPrChange>
        </w:rPr>
        <w:t> Hjärtat hoppar till av glädje och jag nickar ivrigt. Jag blir nästan löjlig i min iver att visa uppskattning men biter ihop. Att jag aldrig kan hålla masken! Ständigt sitter känslorna utanpå kläderna och man kan läsa mig som en öppen bok. Patetiskt!</w:t>
      </w:r>
    </w:p>
    <w:p w:rsidR="006D632F" w:rsidRPr="00023073" w:rsidRDefault="006D632F">
      <w:pPr>
        <w:spacing w:line="276" w:lineRule="auto"/>
        <w:rPr>
          <w:rFonts w:ascii="Book Antiqua" w:hAnsi="Book Antiqua"/>
          <w:sz w:val="22"/>
          <w:szCs w:val="22"/>
          <w:rPrChange w:id="2440" w:author="Niklas" w:date="2011-02-09T13:16:00Z">
            <w:rPr>
              <w:sz w:val="24"/>
            </w:rPr>
          </w:rPrChange>
        </w:rPr>
        <w:pPrChange w:id="2441" w:author="Niklas" w:date="2011-02-09T13:18:00Z">
          <w:pPr>
            <w:spacing w:line="360" w:lineRule="auto"/>
          </w:pPr>
        </w:pPrChange>
      </w:pPr>
      <w:r w:rsidRPr="00023073">
        <w:rPr>
          <w:rFonts w:ascii="Book Antiqua" w:hAnsi="Book Antiqua"/>
          <w:sz w:val="22"/>
          <w:szCs w:val="22"/>
          <w:rPrChange w:id="2442" w:author="Niklas" w:date="2011-02-09T13:16:00Z">
            <w:rPr>
              <w:sz w:val="24"/>
            </w:rPr>
          </w:rPrChange>
        </w:rPr>
        <w:t xml:space="preserve">  </w:t>
      </w:r>
      <w:proofErr w:type="spellStart"/>
      <w:r w:rsidRPr="00023073">
        <w:rPr>
          <w:rFonts w:ascii="Book Antiqua" w:hAnsi="Book Antiqua"/>
          <w:sz w:val="22"/>
          <w:szCs w:val="22"/>
          <w:rPrChange w:id="2443" w:author="Niklas" w:date="2011-02-09T13:16:00Z">
            <w:rPr>
              <w:sz w:val="24"/>
            </w:rPr>
          </w:rPrChange>
        </w:rPr>
        <w:t>Aima</w:t>
      </w:r>
      <w:proofErr w:type="spellEnd"/>
      <w:r w:rsidRPr="00023073">
        <w:rPr>
          <w:rFonts w:ascii="Book Antiqua" w:hAnsi="Book Antiqua"/>
          <w:sz w:val="22"/>
          <w:szCs w:val="22"/>
          <w:rPrChange w:id="2444" w:author="Niklas" w:date="2011-02-09T13:16:00Z">
            <w:rPr>
              <w:sz w:val="24"/>
            </w:rPr>
          </w:rPrChange>
        </w:rPr>
        <w:t xml:space="preserve"> tar tag i mig och leder oss in på några små gränder jag aldrig tidigare besökt. Det slår </w:t>
      </w:r>
      <w:del w:id="2445" w:author="IT Tekniker" w:date="2011-02-03T09:31:00Z">
        <w:r w:rsidRPr="00023073" w:rsidDel="008145F0">
          <w:rPr>
            <w:rFonts w:ascii="Book Antiqua" w:hAnsi="Book Antiqua"/>
            <w:sz w:val="22"/>
            <w:szCs w:val="22"/>
            <w:rPrChange w:id="2446" w:author="Niklas" w:date="2011-02-09T13:16:00Z">
              <w:rPr>
                <w:sz w:val="24"/>
              </w:rPr>
            </w:rPrChange>
          </w:rPr>
          <w:delText xml:space="preserve">det </w:delText>
        </w:r>
      </w:del>
      <w:r w:rsidRPr="00023073">
        <w:rPr>
          <w:rFonts w:ascii="Book Antiqua" w:hAnsi="Book Antiqua"/>
          <w:sz w:val="22"/>
          <w:szCs w:val="22"/>
          <w:rPrChange w:id="2447" w:author="Niklas" w:date="2011-02-09T13:16:00Z">
            <w:rPr>
              <w:sz w:val="24"/>
            </w:rPr>
          </w:rPrChange>
        </w:rPr>
        <w:t xml:space="preserve">mig att människorna här ser annorlunda ut än ute på stadens boulevard eller i stadsdelen där jag bor. Utmärglade ansikten märkta av svält och köld följer varje steg vi tar. </w:t>
      </w:r>
      <w:proofErr w:type="spellStart"/>
      <w:r w:rsidRPr="00023073">
        <w:rPr>
          <w:rFonts w:ascii="Book Antiqua" w:hAnsi="Book Antiqua"/>
          <w:sz w:val="22"/>
          <w:szCs w:val="22"/>
          <w:rPrChange w:id="2448" w:author="Niklas" w:date="2011-02-09T13:16:00Z">
            <w:rPr>
              <w:sz w:val="24"/>
            </w:rPr>
          </w:rPrChange>
        </w:rPr>
        <w:t>Aima</w:t>
      </w:r>
      <w:proofErr w:type="spellEnd"/>
      <w:r w:rsidRPr="00023073">
        <w:rPr>
          <w:rFonts w:ascii="Book Antiqua" w:hAnsi="Book Antiqua"/>
          <w:sz w:val="22"/>
          <w:szCs w:val="22"/>
          <w:rPrChange w:id="2449" w:author="Niklas" w:date="2011-02-09T13:16:00Z">
            <w:rPr>
              <w:sz w:val="24"/>
            </w:rPr>
          </w:rPrChange>
        </w:rPr>
        <w:t xml:space="preserve"> skänker några mynt till en liten man när hon tror att jag inte är uppmärksam. Hon har ärvt sin idealistiska natur efter sin far och hennes tro på människan är stark.</w:t>
      </w:r>
    </w:p>
    <w:p w:rsidR="006D632F" w:rsidRPr="00023073" w:rsidRDefault="006D632F">
      <w:pPr>
        <w:spacing w:line="276" w:lineRule="auto"/>
        <w:rPr>
          <w:rFonts w:ascii="Book Antiqua" w:hAnsi="Book Antiqua"/>
          <w:sz w:val="22"/>
          <w:szCs w:val="22"/>
          <w:rPrChange w:id="2450" w:author="Niklas" w:date="2011-02-09T13:16:00Z">
            <w:rPr>
              <w:sz w:val="24"/>
            </w:rPr>
          </w:rPrChange>
        </w:rPr>
        <w:pPrChange w:id="2451" w:author="Niklas" w:date="2011-02-09T13:18:00Z">
          <w:pPr>
            <w:spacing w:line="360" w:lineRule="auto"/>
          </w:pPr>
        </w:pPrChange>
      </w:pPr>
      <w:r w:rsidRPr="00023073">
        <w:rPr>
          <w:rFonts w:ascii="Book Antiqua" w:hAnsi="Book Antiqua"/>
          <w:sz w:val="22"/>
          <w:szCs w:val="22"/>
          <w:rPrChange w:id="2452" w:author="Niklas" w:date="2011-02-09T13:16:00Z">
            <w:rPr>
              <w:sz w:val="24"/>
            </w:rPr>
          </w:rPrChange>
        </w:rPr>
        <w:t xml:space="preserve">  Mellan två fallfärdiga ruckel </w:t>
      </w:r>
      <w:proofErr w:type="spellStart"/>
      <w:r w:rsidRPr="00023073">
        <w:rPr>
          <w:rFonts w:ascii="Book Antiqua" w:hAnsi="Book Antiqua"/>
          <w:sz w:val="22"/>
          <w:szCs w:val="22"/>
          <w:rPrChange w:id="2453" w:author="Niklas" w:date="2011-02-09T13:16:00Z">
            <w:rPr>
              <w:sz w:val="24"/>
            </w:rPr>
          </w:rPrChange>
        </w:rPr>
        <w:t>knisslar</w:t>
      </w:r>
      <w:proofErr w:type="spellEnd"/>
      <w:r w:rsidRPr="00023073">
        <w:rPr>
          <w:rFonts w:ascii="Book Antiqua" w:hAnsi="Book Antiqua"/>
          <w:sz w:val="22"/>
          <w:szCs w:val="22"/>
          <w:rPrChange w:id="2454" w:author="Niklas" w:date="2011-02-09T13:16:00Z">
            <w:rPr>
              <w:sz w:val="24"/>
            </w:rPr>
          </w:rPrChange>
        </w:rPr>
        <w:t xml:space="preserve"> en </w:t>
      </w:r>
      <w:proofErr w:type="spellStart"/>
      <w:r w:rsidRPr="00023073">
        <w:rPr>
          <w:rFonts w:ascii="Book Antiqua" w:hAnsi="Book Antiqua"/>
          <w:sz w:val="22"/>
          <w:szCs w:val="22"/>
          <w:rPrChange w:id="2455" w:author="Niklas" w:date="2011-02-09T13:16:00Z">
            <w:rPr>
              <w:sz w:val="24"/>
            </w:rPr>
          </w:rPrChange>
        </w:rPr>
        <w:t>trägrind</w:t>
      </w:r>
      <w:proofErr w:type="spellEnd"/>
      <w:r w:rsidRPr="00023073">
        <w:rPr>
          <w:rFonts w:ascii="Book Antiqua" w:hAnsi="Book Antiqua"/>
          <w:sz w:val="22"/>
          <w:szCs w:val="22"/>
          <w:rPrChange w:id="2456" w:author="Niklas" w:date="2011-02-09T13:16:00Z">
            <w:rPr>
              <w:sz w:val="24"/>
            </w:rPr>
          </w:rPrChange>
        </w:rPr>
        <w:t xml:space="preserve"> upp och vi smyger oss in på bakgården. </w:t>
      </w:r>
      <w:proofErr w:type="spellStart"/>
      <w:r w:rsidRPr="00023073">
        <w:rPr>
          <w:rFonts w:ascii="Book Antiqua" w:hAnsi="Book Antiqua"/>
          <w:sz w:val="22"/>
          <w:szCs w:val="22"/>
          <w:rPrChange w:id="2457" w:author="Niklas" w:date="2011-02-09T13:16:00Z">
            <w:rPr>
              <w:sz w:val="24"/>
            </w:rPr>
          </w:rPrChange>
        </w:rPr>
        <w:t>Aima</w:t>
      </w:r>
      <w:proofErr w:type="spellEnd"/>
      <w:r w:rsidRPr="00023073">
        <w:rPr>
          <w:rFonts w:ascii="Book Antiqua" w:hAnsi="Book Antiqua"/>
          <w:sz w:val="22"/>
          <w:szCs w:val="22"/>
          <w:rPrChange w:id="2458" w:author="Niklas" w:date="2011-02-09T13:16:00Z">
            <w:rPr>
              <w:sz w:val="24"/>
            </w:rPr>
          </w:rPrChange>
        </w:rPr>
        <w:t xml:space="preserve"> leder oss fram på en överväxt stig som slingrar sig mellan skjul och ruckel. Längst därinne finns ett stall med några hästar och </w:t>
      </w:r>
      <w:proofErr w:type="spellStart"/>
      <w:r w:rsidRPr="00023073">
        <w:rPr>
          <w:rFonts w:ascii="Book Antiqua" w:hAnsi="Book Antiqua"/>
          <w:sz w:val="22"/>
          <w:szCs w:val="22"/>
          <w:rPrChange w:id="2459" w:author="Niklas" w:date="2011-02-09T13:16:00Z">
            <w:rPr>
              <w:sz w:val="24"/>
            </w:rPr>
          </w:rPrChange>
        </w:rPr>
        <w:t>Aima</w:t>
      </w:r>
      <w:proofErr w:type="spellEnd"/>
      <w:r w:rsidRPr="00023073">
        <w:rPr>
          <w:rFonts w:ascii="Book Antiqua" w:hAnsi="Book Antiqua"/>
          <w:sz w:val="22"/>
          <w:szCs w:val="22"/>
          <w:rPrChange w:id="2460" w:author="Niklas" w:date="2011-02-09T13:16:00Z">
            <w:rPr>
              <w:sz w:val="24"/>
            </w:rPr>
          </w:rPrChange>
        </w:rPr>
        <w:t xml:space="preserve"> höjer armarna i en liten piruett.</w:t>
      </w:r>
    </w:p>
    <w:p w:rsidR="006D632F" w:rsidRPr="00023073" w:rsidRDefault="006D632F">
      <w:pPr>
        <w:spacing w:line="276" w:lineRule="auto"/>
        <w:rPr>
          <w:rFonts w:ascii="Book Antiqua" w:hAnsi="Book Antiqua"/>
          <w:sz w:val="22"/>
          <w:szCs w:val="22"/>
          <w:rPrChange w:id="2461" w:author="Niklas" w:date="2011-02-09T13:16:00Z">
            <w:rPr>
              <w:sz w:val="24"/>
            </w:rPr>
          </w:rPrChange>
        </w:rPr>
        <w:pPrChange w:id="2462" w:author="Niklas" w:date="2011-02-09T13:18:00Z">
          <w:pPr>
            <w:spacing w:line="360" w:lineRule="auto"/>
          </w:pPr>
        </w:pPrChange>
      </w:pPr>
      <w:r w:rsidRPr="00023073">
        <w:rPr>
          <w:rFonts w:ascii="Book Antiqua" w:hAnsi="Book Antiqua"/>
          <w:sz w:val="22"/>
          <w:szCs w:val="22"/>
          <w:rPrChange w:id="2463" w:author="Niklas" w:date="2011-02-09T13:16:00Z">
            <w:rPr>
              <w:sz w:val="24"/>
            </w:rPr>
          </w:rPrChange>
        </w:rPr>
        <w:t>– Här är mitt hem. Men vi ska inte stanna. Sitt upp din gamle filur!</w:t>
      </w:r>
    </w:p>
    <w:p w:rsidR="006D632F" w:rsidRPr="00023073" w:rsidRDefault="006D632F">
      <w:pPr>
        <w:spacing w:line="276" w:lineRule="auto"/>
        <w:rPr>
          <w:rFonts w:ascii="Book Antiqua" w:hAnsi="Book Antiqua"/>
          <w:sz w:val="22"/>
          <w:szCs w:val="22"/>
          <w:rPrChange w:id="2464" w:author="Niklas" w:date="2011-02-09T13:16:00Z">
            <w:rPr>
              <w:sz w:val="24"/>
            </w:rPr>
          </w:rPrChange>
        </w:rPr>
        <w:pPrChange w:id="2465" w:author="Niklas" w:date="2011-02-09T13:18:00Z">
          <w:pPr>
            <w:spacing w:line="360" w:lineRule="auto"/>
          </w:pPr>
        </w:pPrChange>
      </w:pPr>
      <w:r w:rsidRPr="00023073">
        <w:rPr>
          <w:rFonts w:ascii="Book Antiqua" w:hAnsi="Book Antiqua"/>
          <w:sz w:val="22"/>
          <w:szCs w:val="22"/>
          <w:rPrChange w:id="2466" w:author="Niklas" w:date="2011-02-09T13:16:00Z">
            <w:rPr>
              <w:sz w:val="24"/>
            </w:rPr>
          </w:rPrChange>
        </w:rPr>
        <w:lastRenderedPageBreak/>
        <w:t xml:space="preserve">  Hon lösgör en jättelik häst från spiltan. Hon låter mig veta att det är en fux, och därpå grenslar hon den elegant och ber mig göra detsamma. Tanken på att få sitta alldeles intill henne och trycka min kropp mot hennes svindlar, och ivrigt kastar jag mig upp bakom henne.</w:t>
      </w:r>
    </w:p>
    <w:p w:rsidR="006D632F" w:rsidRPr="00023073" w:rsidRDefault="006D632F">
      <w:pPr>
        <w:spacing w:line="276" w:lineRule="auto"/>
        <w:rPr>
          <w:rFonts w:ascii="Book Antiqua" w:hAnsi="Book Antiqua"/>
          <w:sz w:val="22"/>
          <w:szCs w:val="22"/>
          <w:rPrChange w:id="2467" w:author="Niklas" w:date="2011-02-09T13:16:00Z">
            <w:rPr>
              <w:sz w:val="24"/>
            </w:rPr>
          </w:rPrChange>
        </w:rPr>
        <w:pPrChange w:id="2468" w:author="Niklas" w:date="2011-02-09T13:18:00Z">
          <w:pPr>
            <w:spacing w:line="360" w:lineRule="auto"/>
          </w:pPr>
        </w:pPrChange>
      </w:pPr>
      <w:r w:rsidRPr="00023073">
        <w:rPr>
          <w:rFonts w:ascii="Book Antiqua" w:hAnsi="Book Antiqua"/>
          <w:sz w:val="22"/>
          <w:szCs w:val="22"/>
          <w:rPrChange w:id="2469" w:author="Niklas" w:date="2011-02-09T13:16:00Z">
            <w:rPr>
              <w:sz w:val="24"/>
            </w:rPr>
          </w:rPrChange>
        </w:rPr>
        <w:t xml:space="preserve">  Uppifrån hästryggen kan jag se över de små gårdarna och skjulen som tecknar en labyrint runt omkring oss. I trav tar </w:t>
      </w:r>
      <w:proofErr w:type="spellStart"/>
      <w:r w:rsidRPr="00023073">
        <w:rPr>
          <w:rFonts w:ascii="Book Antiqua" w:hAnsi="Book Antiqua"/>
          <w:sz w:val="22"/>
          <w:szCs w:val="22"/>
          <w:rPrChange w:id="2470" w:author="Niklas" w:date="2011-02-09T13:16:00Z">
            <w:rPr>
              <w:sz w:val="24"/>
            </w:rPr>
          </w:rPrChange>
        </w:rPr>
        <w:t>Aima</w:t>
      </w:r>
      <w:proofErr w:type="spellEnd"/>
      <w:r w:rsidRPr="00023073">
        <w:rPr>
          <w:rFonts w:ascii="Book Antiqua" w:hAnsi="Book Antiqua"/>
          <w:sz w:val="22"/>
          <w:szCs w:val="22"/>
          <w:rPrChange w:id="2471" w:author="Niklas" w:date="2011-02-09T13:16:00Z">
            <w:rPr>
              <w:sz w:val="24"/>
            </w:rPr>
          </w:rPrChange>
        </w:rPr>
        <w:t xml:space="preserve"> oss med lätthet genom gyttret, vinkades och tjoandes till folk hon känner </w:t>
      </w:r>
      <w:commentRangeStart w:id="2472"/>
      <w:r w:rsidRPr="00023073">
        <w:rPr>
          <w:rFonts w:ascii="Book Antiqua" w:hAnsi="Book Antiqua"/>
          <w:sz w:val="22"/>
          <w:szCs w:val="22"/>
          <w:rPrChange w:id="2473" w:author="Niklas" w:date="2011-02-09T13:16:00Z">
            <w:rPr>
              <w:sz w:val="24"/>
            </w:rPr>
          </w:rPrChange>
        </w:rPr>
        <w:t>eller</w:t>
      </w:r>
      <w:ins w:id="2474" w:author="IT Tekniker" w:date="2010-08-18T16:08:00Z">
        <w:r w:rsidR="006920B6" w:rsidRPr="00023073">
          <w:rPr>
            <w:rFonts w:ascii="Book Antiqua" w:hAnsi="Book Antiqua"/>
            <w:sz w:val="22"/>
            <w:szCs w:val="22"/>
            <w:rPrChange w:id="2475" w:author="Niklas" w:date="2011-02-09T13:16:00Z">
              <w:rPr>
                <w:sz w:val="24"/>
              </w:rPr>
            </w:rPrChange>
          </w:rPr>
          <w:t xml:space="preserve"> som</w:t>
        </w:r>
      </w:ins>
      <w:r w:rsidRPr="00023073">
        <w:rPr>
          <w:rFonts w:ascii="Book Antiqua" w:hAnsi="Book Antiqua"/>
          <w:sz w:val="22"/>
          <w:szCs w:val="22"/>
          <w:rPrChange w:id="2476" w:author="Niklas" w:date="2011-02-09T13:16:00Z">
            <w:rPr>
              <w:sz w:val="24"/>
            </w:rPr>
          </w:rPrChange>
        </w:rPr>
        <w:t xml:space="preserve"> går </w:t>
      </w:r>
      <w:commentRangeEnd w:id="2472"/>
      <w:r w:rsidRPr="00023073">
        <w:rPr>
          <w:rStyle w:val="CommentReference"/>
          <w:rFonts w:ascii="Book Antiqua" w:hAnsi="Book Antiqua"/>
          <w:vanish/>
          <w:sz w:val="22"/>
          <w:szCs w:val="22"/>
          <w:rPrChange w:id="2477" w:author="Niklas" w:date="2011-02-09T13:16:00Z">
            <w:rPr>
              <w:rStyle w:val="CommentReference"/>
              <w:vanish/>
            </w:rPr>
          </w:rPrChange>
        </w:rPr>
        <w:commentReference w:id="2472"/>
      </w:r>
      <w:r w:rsidRPr="00023073">
        <w:rPr>
          <w:rFonts w:ascii="Book Antiqua" w:hAnsi="Book Antiqua"/>
          <w:sz w:val="22"/>
          <w:szCs w:val="22"/>
          <w:rPrChange w:id="2478" w:author="Niklas" w:date="2011-02-09T13:16:00Z">
            <w:rPr>
              <w:sz w:val="24"/>
            </w:rPr>
          </w:rPrChange>
        </w:rPr>
        <w:t>i vägen för vår framfart. Jag sluter ögonen och låter dofterna och ljuden berätta vad vi passerar. Den sträva lukten från avföring förstärks och blandas med människors flyktiga prat och kreaturens idisslande.</w:t>
      </w:r>
    </w:p>
    <w:p w:rsidR="006D632F" w:rsidRPr="00023073" w:rsidRDefault="006D632F">
      <w:pPr>
        <w:spacing w:line="276" w:lineRule="auto"/>
        <w:rPr>
          <w:rFonts w:ascii="Book Antiqua" w:hAnsi="Book Antiqua"/>
          <w:sz w:val="22"/>
          <w:szCs w:val="22"/>
          <w:rPrChange w:id="2479" w:author="Niklas" w:date="2011-02-09T13:16:00Z">
            <w:rPr>
              <w:sz w:val="24"/>
            </w:rPr>
          </w:rPrChange>
        </w:rPr>
        <w:pPrChange w:id="2480" w:author="Niklas" w:date="2011-02-09T13:18:00Z">
          <w:pPr>
            <w:spacing w:line="360" w:lineRule="auto"/>
          </w:pPr>
        </w:pPrChange>
      </w:pPr>
      <w:r w:rsidRPr="00023073">
        <w:rPr>
          <w:rFonts w:ascii="Book Antiqua" w:hAnsi="Book Antiqua"/>
          <w:sz w:val="22"/>
          <w:szCs w:val="22"/>
          <w:rPrChange w:id="2481" w:author="Niklas" w:date="2011-02-09T13:16:00Z">
            <w:rPr>
              <w:sz w:val="24"/>
            </w:rPr>
          </w:rPrChange>
        </w:rPr>
        <w:t xml:space="preserve">  Efter en stund ersätts stadens dofter och ljud med en ilande blåst. Jag tittar upp och ser att vi är utanför stadsgränsen och rider över åkermark, troligtvis mot nordöst i riktning mot </w:t>
      </w:r>
      <w:proofErr w:type="spellStart"/>
      <w:r w:rsidRPr="00023073">
        <w:rPr>
          <w:rFonts w:ascii="Book Antiqua" w:hAnsi="Book Antiqua"/>
          <w:sz w:val="22"/>
          <w:szCs w:val="22"/>
          <w:rPrChange w:id="2482" w:author="Niklas" w:date="2011-02-09T13:16:00Z">
            <w:rPr>
              <w:sz w:val="24"/>
            </w:rPr>
          </w:rPrChange>
        </w:rPr>
        <w:t>Aix-en</w:t>
      </w:r>
      <w:proofErr w:type="spellEnd"/>
      <w:r w:rsidRPr="00023073">
        <w:rPr>
          <w:rFonts w:ascii="Book Antiqua" w:hAnsi="Book Antiqua"/>
          <w:sz w:val="22"/>
          <w:szCs w:val="22"/>
          <w:rPrChange w:id="2483" w:author="Niklas" w:date="2011-02-09T13:16:00Z">
            <w:rPr>
              <w:sz w:val="24"/>
            </w:rPr>
          </w:rPrChange>
        </w:rPr>
        <w:t xml:space="preserve"> Provence. </w:t>
      </w:r>
      <w:proofErr w:type="spellStart"/>
      <w:r w:rsidRPr="00023073">
        <w:rPr>
          <w:rFonts w:ascii="Book Antiqua" w:hAnsi="Book Antiqua"/>
          <w:sz w:val="22"/>
          <w:szCs w:val="22"/>
          <w:rPrChange w:id="2484" w:author="Niklas" w:date="2011-02-09T13:16:00Z">
            <w:rPr>
              <w:sz w:val="24"/>
            </w:rPr>
          </w:rPrChange>
        </w:rPr>
        <w:t>Aima</w:t>
      </w:r>
      <w:proofErr w:type="spellEnd"/>
      <w:r w:rsidRPr="00023073">
        <w:rPr>
          <w:rFonts w:ascii="Book Antiqua" w:hAnsi="Book Antiqua"/>
          <w:sz w:val="22"/>
          <w:szCs w:val="22"/>
          <w:rPrChange w:id="2485" w:author="Niklas" w:date="2011-02-09T13:16:00Z">
            <w:rPr>
              <w:sz w:val="24"/>
            </w:rPr>
          </w:rPrChange>
        </w:rPr>
        <w:t xml:space="preserve"> har satt fuxen i galopp och vinden viner brysk och kall kring våra öron. Jag tar ett stadigare grepp om </w:t>
      </w:r>
      <w:proofErr w:type="spellStart"/>
      <w:r w:rsidRPr="00023073">
        <w:rPr>
          <w:rFonts w:ascii="Book Antiqua" w:hAnsi="Book Antiqua"/>
          <w:sz w:val="22"/>
          <w:szCs w:val="22"/>
          <w:rPrChange w:id="2486" w:author="Niklas" w:date="2011-02-09T13:16:00Z">
            <w:rPr>
              <w:sz w:val="24"/>
            </w:rPr>
          </w:rPrChange>
        </w:rPr>
        <w:t>Aimas</w:t>
      </w:r>
      <w:proofErr w:type="spellEnd"/>
      <w:r w:rsidRPr="00023073">
        <w:rPr>
          <w:rFonts w:ascii="Book Antiqua" w:hAnsi="Book Antiqua"/>
          <w:sz w:val="22"/>
          <w:szCs w:val="22"/>
          <w:rPrChange w:id="2487" w:author="Niklas" w:date="2011-02-09T13:16:00Z">
            <w:rPr>
              <w:sz w:val="24"/>
            </w:rPr>
          </w:rPrChange>
        </w:rPr>
        <w:t xml:space="preserve"> midja. Hon drar ner armbågarna som för att skyla sig och samtidigt påskina att jag är för närgången. </w:t>
      </w:r>
    </w:p>
    <w:p w:rsidR="006D632F" w:rsidRPr="00023073" w:rsidRDefault="006D632F">
      <w:pPr>
        <w:spacing w:line="276" w:lineRule="auto"/>
        <w:rPr>
          <w:rFonts w:ascii="Book Antiqua" w:hAnsi="Book Antiqua"/>
          <w:sz w:val="22"/>
          <w:szCs w:val="22"/>
          <w:rPrChange w:id="2488" w:author="Niklas" w:date="2011-02-09T13:16:00Z">
            <w:rPr>
              <w:sz w:val="24"/>
            </w:rPr>
          </w:rPrChange>
        </w:rPr>
        <w:pPrChange w:id="2489" w:author="Niklas" w:date="2011-02-09T13:18:00Z">
          <w:pPr>
            <w:spacing w:line="360" w:lineRule="auto"/>
          </w:pPr>
        </w:pPrChange>
      </w:pPr>
      <w:r w:rsidRPr="00023073">
        <w:rPr>
          <w:rFonts w:ascii="Book Antiqua" w:hAnsi="Book Antiqua"/>
          <w:sz w:val="22"/>
          <w:szCs w:val="22"/>
          <w:rPrChange w:id="2490" w:author="Niklas" w:date="2011-02-09T13:16:00Z">
            <w:rPr>
              <w:sz w:val="24"/>
            </w:rPr>
          </w:rPrChange>
        </w:rPr>
        <w:t xml:space="preserve">  Över </w:t>
      </w:r>
      <w:proofErr w:type="spellStart"/>
      <w:r w:rsidRPr="00023073">
        <w:rPr>
          <w:rFonts w:ascii="Book Antiqua" w:hAnsi="Book Antiqua"/>
          <w:sz w:val="22"/>
          <w:szCs w:val="22"/>
          <w:rPrChange w:id="2491" w:author="Niklas" w:date="2011-02-09T13:16:00Z">
            <w:rPr>
              <w:sz w:val="24"/>
            </w:rPr>
          </w:rPrChange>
        </w:rPr>
        <w:t>Aimas</w:t>
      </w:r>
      <w:proofErr w:type="spellEnd"/>
      <w:r w:rsidRPr="00023073">
        <w:rPr>
          <w:rFonts w:ascii="Book Antiqua" w:hAnsi="Book Antiqua"/>
          <w:sz w:val="22"/>
          <w:szCs w:val="22"/>
          <w:rPrChange w:id="2492" w:author="Niklas" w:date="2011-02-09T13:16:00Z">
            <w:rPr>
              <w:sz w:val="24"/>
            </w:rPr>
          </w:rPrChange>
        </w:rPr>
        <w:t xml:space="preserve"> axel ser jag att vi rider mot en skog. Åkermarken och skogen åtskiljs av ett dike, och precis när jag tror att vi ska stanna tar fuxen ytterligare fart och hoppar med lätthet över diket som om den gjort det många gånger förut. Med samma enkelhet lotsas vi mellan träd och buskar tills vi slutligen stannar med ett ryck.</w:t>
      </w:r>
    </w:p>
    <w:p w:rsidR="006D632F" w:rsidRPr="00023073" w:rsidRDefault="006D632F">
      <w:pPr>
        <w:spacing w:line="276" w:lineRule="auto"/>
        <w:rPr>
          <w:rFonts w:ascii="Book Antiqua" w:hAnsi="Book Antiqua"/>
          <w:sz w:val="22"/>
          <w:szCs w:val="22"/>
          <w:rPrChange w:id="2493" w:author="Niklas" w:date="2011-02-09T13:16:00Z">
            <w:rPr>
              <w:sz w:val="24"/>
            </w:rPr>
          </w:rPrChange>
        </w:rPr>
        <w:pPrChange w:id="2494" w:author="Niklas" w:date="2011-02-09T13:18:00Z">
          <w:pPr>
            <w:spacing w:line="360" w:lineRule="auto"/>
          </w:pPr>
        </w:pPrChange>
      </w:pPr>
      <w:r w:rsidRPr="00023073">
        <w:rPr>
          <w:rFonts w:ascii="Book Antiqua" w:hAnsi="Book Antiqua"/>
          <w:sz w:val="22"/>
          <w:szCs w:val="22"/>
          <w:rPrChange w:id="2495" w:author="Niklas" w:date="2011-02-09T13:16:00Z">
            <w:rPr>
              <w:sz w:val="24"/>
            </w:rPr>
          </w:rPrChange>
        </w:rPr>
        <w:lastRenderedPageBreak/>
        <w:t>– Titta! Är det inte otroligt?</w:t>
      </w:r>
    </w:p>
    <w:p w:rsidR="006D632F" w:rsidRPr="00023073" w:rsidRDefault="006D632F">
      <w:pPr>
        <w:spacing w:line="276" w:lineRule="auto"/>
        <w:rPr>
          <w:rFonts w:ascii="Book Antiqua" w:hAnsi="Book Antiqua"/>
          <w:sz w:val="22"/>
          <w:szCs w:val="22"/>
          <w:rPrChange w:id="2496" w:author="Niklas" w:date="2011-02-09T13:16:00Z">
            <w:rPr>
              <w:sz w:val="24"/>
            </w:rPr>
          </w:rPrChange>
        </w:rPr>
        <w:pPrChange w:id="2497" w:author="Niklas" w:date="2011-02-09T13:18:00Z">
          <w:pPr>
            <w:spacing w:line="360" w:lineRule="auto"/>
          </w:pPr>
        </w:pPrChange>
      </w:pPr>
      <w:r w:rsidRPr="00023073">
        <w:rPr>
          <w:rFonts w:ascii="Book Antiqua" w:hAnsi="Book Antiqua"/>
          <w:sz w:val="22"/>
          <w:szCs w:val="22"/>
          <w:rPrChange w:id="2498" w:author="Niklas" w:date="2011-02-09T13:16:00Z">
            <w:rPr>
              <w:sz w:val="24"/>
            </w:rPr>
          </w:rPrChange>
        </w:rPr>
        <w:t xml:space="preserve">  Jag tittar mig omkring men kan inte se något särskilt. Vi är omgivna av stora träd vars löv bär höstens gula färg. Marken är också täckt av löv.</w:t>
      </w:r>
    </w:p>
    <w:p w:rsidR="006D632F" w:rsidRPr="00023073" w:rsidRDefault="006D632F">
      <w:pPr>
        <w:spacing w:line="276" w:lineRule="auto"/>
        <w:rPr>
          <w:rFonts w:ascii="Book Antiqua" w:hAnsi="Book Antiqua"/>
          <w:sz w:val="22"/>
          <w:szCs w:val="22"/>
          <w:rPrChange w:id="2499" w:author="Niklas" w:date="2011-02-09T13:16:00Z">
            <w:rPr>
              <w:sz w:val="24"/>
            </w:rPr>
          </w:rPrChange>
        </w:rPr>
        <w:pPrChange w:id="2500" w:author="Niklas" w:date="2011-02-09T13:18:00Z">
          <w:pPr>
            <w:spacing w:line="360" w:lineRule="auto"/>
          </w:pPr>
        </w:pPrChange>
      </w:pPr>
      <w:r w:rsidRPr="00023073">
        <w:rPr>
          <w:rFonts w:ascii="Book Antiqua" w:hAnsi="Book Antiqua"/>
          <w:sz w:val="22"/>
          <w:szCs w:val="22"/>
          <w:rPrChange w:id="2501" w:author="Niklas" w:date="2011-02-09T13:16:00Z">
            <w:rPr>
              <w:sz w:val="24"/>
            </w:rPr>
          </w:rPrChange>
        </w:rPr>
        <w:t>– Jag ser inget.</w:t>
      </w:r>
    </w:p>
    <w:p w:rsidR="006D632F" w:rsidRPr="00023073" w:rsidRDefault="006D632F">
      <w:pPr>
        <w:spacing w:line="276" w:lineRule="auto"/>
        <w:rPr>
          <w:rFonts w:ascii="Book Antiqua" w:hAnsi="Book Antiqua"/>
          <w:sz w:val="22"/>
          <w:szCs w:val="22"/>
          <w:rPrChange w:id="2502" w:author="Niklas" w:date="2011-02-09T13:16:00Z">
            <w:rPr>
              <w:sz w:val="24"/>
            </w:rPr>
          </w:rPrChange>
        </w:rPr>
        <w:pPrChange w:id="2503" w:author="Niklas" w:date="2011-02-09T13:18:00Z">
          <w:pPr>
            <w:spacing w:line="360" w:lineRule="auto"/>
          </w:pPr>
        </w:pPrChange>
      </w:pPr>
      <w:r w:rsidRPr="00023073">
        <w:rPr>
          <w:rFonts w:ascii="Book Antiqua" w:hAnsi="Book Antiqua"/>
          <w:sz w:val="22"/>
          <w:szCs w:val="22"/>
          <w:rPrChange w:id="2504" w:author="Niklas" w:date="2011-02-09T13:16:00Z">
            <w:rPr>
              <w:sz w:val="24"/>
            </w:rPr>
          </w:rPrChange>
        </w:rPr>
        <w:t>– Se inget. Det finns inget här. Inget som stör utan bara det som Gud skapat med sina egna händer. I hans livsverk är allt i rörelse men elementen lever sida vid sida. Här befinner sig naturens ständiga kamp i en slags harmoni som aldrig kommer att kunna beskrivas.</w:t>
      </w:r>
    </w:p>
    <w:p w:rsidR="006D632F" w:rsidRPr="00023073" w:rsidRDefault="006D632F">
      <w:pPr>
        <w:spacing w:line="276" w:lineRule="auto"/>
        <w:rPr>
          <w:rFonts w:ascii="Book Antiqua" w:hAnsi="Book Antiqua"/>
          <w:sz w:val="22"/>
          <w:szCs w:val="22"/>
          <w:rPrChange w:id="2505" w:author="Niklas" w:date="2011-02-09T13:16:00Z">
            <w:rPr>
              <w:sz w:val="24"/>
            </w:rPr>
          </w:rPrChange>
        </w:rPr>
        <w:pPrChange w:id="2506" w:author="Niklas" w:date="2011-02-09T13:18:00Z">
          <w:pPr>
            <w:spacing w:line="360" w:lineRule="auto"/>
          </w:pPr>
        </w:pPrChange>
      </w:pPr>
      <w:r w:rsidRPr="00023073">
        <w:rPr>
          <w:rFonts w:ascii="Book Antiqua" w:hAnsi="Book Antiqua"/>
          <w:sz w:val="22"/>
          <w:szCs w:val="22"/>
          <w:rPrChange w:id="2507" w:author="Niklas" w:date="2011-02-09T13:16:00Z">
            <w:rPr>
              <w:sz w:val="24"/>
            </w:rPr>
          </w:rPrChange>
        </w:rPr>
        <w:t xml:space="preserve">  Hon tystnar och lutar huvudet framåt. Jag klappar henne uppmuntrande i sidan men i samma ögonblick sparkar hon fuxen i sidorna och vi får fart återigen.</w:t>
      </w:r>
    </w:p>
    <w:p w:rsidR="006D632F" w:rsidRPr="00023073" w:rsidRDefault="006D632F">
      <w:pPr>
        <w:spacing w:line="276" w:lineRule="auto"/>
        <w:rPr>
          <w:rFonts w:ascii="Book Antiqua" w:hAnsi="Book Antiqua"/>
          <w:sz w:val="22"/>
          <w:szCs w:val="22"/>
          <w:rPrChange w:id="2508" w:author="Niklas" w:date="2011-02-09T13:16:00Z">
            <w:rPr>
              <w:sz w:val="24"/>
            </w:rPr>
          </w:rPrChange>
        </w:rPr>
        <w:pPrChange w:id="2509" w:author="Niklas" w:date="2011-02-09T13:18:00Z">
          <w:pPr>
            <w:spacing w:line="360" w:lineRule="auto"/>
          </w:pPr>
        </w:pPrChange>
      </w:pPr>
      <w:r w:rsidRPr="00023073">
        <w:rPr>
          <w:rFonts w:ascii="Book Antiqua" w:hAnsi="Book Antiqua"/>
          <w:sz w:val="22"/>
          <w:szCs w:val="22"/>
          <w:rPrChange w:id="2510" w:author="Niklas" w:date="2011-02-09T13:16:00Z">
            <w:rPr>
              <w:sz w:val="24"/>
            </w:rPr>
          </w:rPrChange>
        </w:rPr>
        <w:t xml:space="preserve">  Nu galopperar vi utmed en mossbeklädd låg stenmur. Den kröker lite åt höger och möjligen ligger ett jättelikt gods beläget där innanför. Efter några kilometer viker vi av från muren och rakt in i en liten dunge. Fuxen stannar till, antagligen i förhoppningen om att vi ska stanna, men </w:t>
      </w:r>
      <w:proofErr w:type="spellStart"/>
      <w:r w:rsidRPr="00023073">
        <w:rPr>
          <w:rFonts w:ascii="Book Antiqua" w:hAnsi="Book Antiqua"/>
          <w:sz w:val="22"/>
          <w:szCs w:val="22"/>
          <w:rPrChange w:id="2511" w:author="Niklas" w:date="2011-02-09T13:16:00Z">
            <w:rPr>
              <w:sz w:val="24"/>
            </w:rPr>
          </w:rPrChange>
        </w:rPr>
        <w:t>Aima</w:t>
      </w:r>
      <w:proofErr w:type="spellEnd"/>
      <w:r w:rsidRPr="00023073">
        <w:rPr>
          <w:rFonts w:ascii="Book Antiqua" w:hAnsi="Book Antiqua"/>
          <w:sz w:val="22"/>
          <w:szCs w:val="22"/>
          <w:rPrChange w:id="2512" w:author="Niklas" w:date="2011-02-09T13:16:00Z">
            <w:rPr>
              <w:sz w:val="24"/>
            </w:rPr>
          </w:rPrChange>
        </w:rPr>
        <w:t xml:space="preserve"> manar på.</w:t>
      </w:r>
    </w:p>
    <w:p w:rsidR="006D632F" w:rsidRPr="00023073" w:rsidRDefault="006D632F">
      <w:pPr>
        <w:spacing w:line="276" w:lineRule="auto"/>
        <w:rPr>
          <w:rFonts w:ascii="Book Antiqua" w:hAnsi="Book Antiqua"/>
          <w:sz w:val="22"/>
          <w:szCs w:val="22"/>
          <w:rPrChange w:id="2513" w:author="Niklas" w:date="2011-02-09T13:16:00Z">
            <w:rPr>
              <w:sz w:val="24"/>
            </w:rPr>
          </w:rPrChange>
        </w:rPr>
        <w:pPrChange w:id="2514" w:author="Niklas" w:date="2011-02-09T13:18:00Z">
          <w:pPr>
            <w:spacing w:line="360" w:lineRule="auto"/>
          </w:pPr>
        </w:pPrChange>
      </w:pPr>
      <w:r w:rsidRPr="00023073">
        <w:rPr>
          <w:rFonts w:ascii="Book Antiqua" w:hAnsi="Book Antiqua"/>
          <w:sz w:val="22"/>
          <w:szCs w:val="22"/>
          <w:rPrChange w:id="2515" w:author="Niklas" w:date="2011-02-09T13:16:00Z">
            <w:rPr>
              <w:sz w:val="24"/>
            </w:rPr>
          </w:rPrChange>
        </w:rPr>
        <w:t xml:space="preserve">  Skogen är tätare än tidigare och jag kryper ihop för att inte fastna i någon av de </w:t>
      </w:r>
      <w:proofErr w:type="spellStart"/>
      <w:r w:rsidRPr="00023073">
        <w:rPr>
          <w:rFonts w:ascii="Book Antiqua" w:hAnsi="Book Antiqua"/>
          <w:sz w:val="22"/>
          <w:szCs w:val="22"/>
          <w:rPrChange w:id="2516" w:author="Niklas" w:date="2011-02-09T13:16:00Z">
            <w:rPr>
              <w:sz w:val="24"/>
            </w:rPr>
          </w:rPrChange>
        </w:rPr>
        <w:t>lövbeklädda</w:t>
      </w:r>
      <w:proofErr w:type="spellEnd"/>
      <w:r w:rsidRPr="00023073">
        <w:rPr>
          <w:rFonts w:ascii="Book Antiqua" w:hAnsi="Book Antiqua"/>
          <w:sz w:val="22"/>
          <w:szCs w:val="22"/>
          <w:rPrChange w:id="2517" w:author="Niklas" w:date="2011-02-09T13:16:00Z">
            <w:rPr>
              <w:sz w:val="24"/>
            </w:rPr>
          </w:rPrChange>
        </w:rPr>
        <w:t xml:space="preserve"> grenar som far förbi i hög hastighet. Mellan låren förnimmer jag fuxens muskler som målmedvetet arbetar för sin ryttare. Helt osjälviskt bär den fram oss genom skogen omedveten om vår destination. En sådan trofasthet måste vara underbar. Att aldrig behöva ta egna initiativ utan bara lyda order efter förmåga.</w:t>
      </w:r>
    </w:p>
    <w:p w:rsidR="006D632F" w:rsidRPr="00023073" w:rsidRDefault="006D632F">
      <w:pPr>
        <w:spacing w:line="276" w:lineRule="auto"/>
        <w:jc w:val="center"/>
        <w:rPr>
          <w:rFonts w:ascii="Book Antiqua" w:hAnsi="Book Antiqua"/>
          <w:sz w:val="22"/>
          <w:szCs w:val="22"/>
          <w:rPrChange w:id="2518" w:author="Niklas" w:date="2011-02-09T13:16:00Z">
            <w:rPr>
              <w:sz w:val="24"/>
            </w:rPr>
          </w:rPrChange>
        </w:rPr>
        <w:pPrChange w:id="2519" w:author="Niklas" w:date="2011-02-09T13:18:00Z">
          <w:pPr>
            <w:spacing w:line="360" w:lineRule="auto"/>
            <w:jc w:val="center"/>
          </w:pPr>
        </w:pPrChange>
      </w:pPr>
    </w:p>
    <w:p w:rsidR="006D632F" w:rsidRPr="00023073" w:rsidRDefault="006D632F">
      <w:pPr>
        <w:pStyle w:val="Heading1"/>
        <w:spacing w:line="276" w:lineRule="auto"/>
        <w:rPr>
          <w:rFonts w:ascii="Book Antiqua" w:hAnsi="Book Antiqua"/>
          <w:sz w:val="22"/>
          <w:szCs w:val="22"/>
          <w:lang w:val="sv-SE"/>
          <w:rPrChange w:id="2520" w:author="Niklas" w:date="2011-02-09T13:16:00Z">
            <w:rPr>
              <w:rFonts w:ascii="Times New Roman" w:eastAsia="Times New Roman" w:hAnsi="Times New Roman" w:cs="Times New Roman"/>
              <w:sz w:val="24"/>
              <w:lang w:val="sv-SE"/>
            </w:rPr>
          </w:rPrChange>
        </w:rPr>
        <w:pPrChange w:id="2521" w:author="Niklas" w:date="2011-02-09T13:18:00Z">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pPr>
        </w:pPrChange>
      </w:pPr>
      <w:r w:rsidRPr="00023073">
        <w:rPr>
          <w:rFonts w:ascii="Book Antiqua" w:hAnsi="Book Antiqua"/>
          <w:sz w:val="22"/>
          <w:szCs w:val="22"/>
          <w:lang w:val="sv-SE"/>
          <w:rPrChange w:id="2522" w:author="Niklas" w:date="2011-02-09T13:16:00Z">
            <w:rPr>
              <w:rFonts w:ascii="Times New Roman" w:hAnsi="Times New Roman"/>
              <w:b/>
              <w:bCs/>
              <w:sz w:val="24"/>
              <w:lang w:val="sv-SE"/>
            </w:rPr>
          </w:rPrChange>
        </w:rPr>
        <w:lastRenderedPageBreak/>
        <w:t>9</w:t>
      </w:r>
    </w:p>
    <w:p w:rsidR="006D632F" w:rsidRPr="00023073" w:rsidRDefault="006D632F">
      <w:pPr>
        <w:spacing w:line="276" w:lineRule="auto"/>
        <w:rPr>
          <w:rFonts w:ascii="Book Antiqua" w:hAnsi="Book Antiqua"/>
          <w:sz w:val="22"/>
          <w:szCs w:val="22"/>
          <w:rPrChange w:id="2523" w:author="Niklas" w:date="2011-02-09T13:16:00Z">
            <w:rPr>
              <w:sz w:val="24"/>
            </w:rPr>
          </w:rPrChange>
        </w:rPr>
        <w:pPrChange w:id="2524" w:author="Niklas" w:date="2011-02-09T13:18:00Z">
          <w:pPr>
            <w:spacing w:line="360" w:lineRule="auto"/>
          </w:pPr>
        </w:pPrChange>
      </w:pPr>
    </w:p>
    <w:p w:rsidR="006D632F" w:rsidRPr="00023073" w:rsidRDefault="006D632F">
      <w:pPr>
        <w:spacing w:line="276" w:lineRule="auto"/>
        <w:rPr>
          <w:rFonts w:ascii="Book Antiqua" w:hAnsi="Book Antiqua"/>
          <w:sz w:val="22"/>
          <w:szCs w:val="22"/>
          <w:rPrChange w:id="2525" w:author="Niklas" w:date="2011-02-09T13:16:00Z">
            <w:rPr>
              <w:sz w:val="24"/>
            </w:rPr>
          </w:rPrChange>
        </w:rPr>
        <w:pPrChange w:id="2526" w:author="Niklas" w:date="2011-02-09T13:18:00Z">
          <w:pPr>
            <w:spacing w:line="360" w:lineRule="auto"/>
          </w:pPr>
        </w:pPrChange>
      </w:pPr>
      <w:r w:rsidRPr="00023073">
        <w:rPr>
          <w:rFonts w:ascii="Book Antiqua" w:hAnsi="Book Antiqua"/>
          <w:sz w:val="22"/>
          <w:szCs w:val="22"/>
          <w:rPrChange w:id="2527" w:author="Niklas" w:date="2011-02-09T13:16:00Z">
            <w:rPr>
              <w:sz w:val="24"/>
            </w:rPr>
          </w:rPrChange>
        </w:rPr>
        <w:t xml:space="preserve">Vi stannar till vid en liten sjö och stiger av. </w:t>
      </w:r>
      <w:proofErr w:type="spellStart"/>
      <w:r w:rsidRPr="00023073">
        <w:rPr>
          <w:rFonts w:ascii="Book Antiqua" w:hAnsi="Book Antiqua"/>
          <w:sz w:val="22"/>
          <w:szCs w:val="22"/>
          <w:rPrChange w:id="2528" w:author="Niklas" w:date="2011-02-09T13:16:00Z">
            <w:rPr>
              <w:sz w:val="24"/>
            </w:rPr>
          </w:rPrChange>
        </w:rPr>
        <w:t>Aima</w:t>
      </w:r>
      <w:proofErr w:type="spellEnd"/>
      <w:r w:rsidRPr="00023073">
        <w:rPr>
          <w:rFonts w:ascii="Book Antiqua" w:hAnsi="Book Antiqua"/>
          <w:sz w:val="22"/>
          <w:szCs w:val="22"/>
          <w:rPrChange w:id="2529" w:author="Niklas" w:date="2011-02-09T13:16:00Z">
            <w:rPr>
              <w:sz w:val="24"/>
            </w:rPr>
          </w:rPrChange>
        </w:rPr>
        <w:t xml:space="preserve"> binder fuxen vid ett träd och ger den lite vått gräs att äta. Det har börjat skymma och vi sätter oss bakom ett stenrös för att få </w:t>
      </w:r>
      <w:commentRangeStart w:id="2530"/>
      <w:del w:id="2531" w:author="IT Tekniker" w:date="2010-08-18T16:08:00Z">
        <w:r w:rsidRPr="00023073" w:rsidDel="006920B6">
          <w:rPr>
            <w:rFonts w:ascii="Book Antiqua" w:hAnsi="Book Antiqua"/>
            <w:sz w:val="22"/>
            <w:szCs w:val="22"/>
            <w:rPrChange w:id="2532" w:author="Niklas" w:date="2011-02-09T13:16:00Z">
              <w:rPr>
                <w:sz w:val="24"/>
              </w:rPr>
            </w:rPrChange>
          </w:rPr>
          <w:delText>vind</w:delText>
        </w:r>
      </w:del>
      <w:r w:rsidRPr="00023073">
        <w:rPr>
          <w:rFonts w:ascii="Book Antiqua" w:hAnsi="Book Antiqua"/>
          <w:sz w:val="22"/>
          <w:szCs w:val="22"/>
          <w:rPrChange w:id="2533" w:author="Niklas" w:date="2011-02-09T13:16:00Z">
            <w:rPr>
              <w:sz w:val="24"/>
            </w:rPr>
          </w:rPrChange>
        </w:rPr>
        <w:t>skydd</w:t>
      </w:r>
      <w:commentRangeEnd w:id="2530"/>
      <w:ins w:id="2534" w:author="IT Tekniker" w:date="2010-08-18T16:08:00Z">
        <w:r w:rsidR="006920B6" w:rsidRPr="00023073">
          <w:rPr>
            <w:rFonts w:ascii="Book Antiqua" w:hAnsi="Book Antiqua"/>
            <w:sz w:val="22"/>
            <w:szCs w:val="22"/>
            <w:rPrChange w:id="2535" w:author="Niklas" w:date="2011-02-09T13:16:00Z">
              <w:rPr>
                <w:sz w:val="24"/>
              </w:rPr>
            </w:rPrChange>
          </w:rPr>
          <w:t xml:space="preserve"> från vinden</w:t>
        </w:r>
      </w:ins>
      <w:r w:rsidRPr="00023073">
        <w:rPr>
          <w:rStyle w:val="CommentReference"/>
          <w:rFonts w:ascii="Book Antiqua" w:hAnsi="Book Antiqua"/>
          <w:vanish/>
          <w:sz w:val="22"/>
          <w:szCs w:val="22"/>
          <w:rPrChange w:id="2536" w:author="Niklas" w:date="2011-02-09T13:16:00Z">
            <w:rPr>
              <w:rStyle w:val="CommentReference"/>
              <w:vanish/>
            </w:rPr>
          </w:rPrChange>
        </w:rPr>
        <w:commentReference w:id="2530"/>
      </w:r>
      <w:r w:rsidRPr="00023073">
        <w:rPr>
          <w:rFonts w:ascii="Book Antiqua" w:hAnsi="Book Antiqua"/>
          <w:sz w:val="22"/>
          <w:szCs w:val="22"/>
          <w:rPrChange w:id="2537" w:author="Niklas" w:date="2011-02-09T13:16:00Z">
            <w:rPr>
              <w:sz w:val="24"/>
            </w:rPr>
          </w:rPrChange>
        </w:rPr>
        <w:t xml:space="preserve">. Vädret har blivit sämre och här och var kan man se ringar på vattnet från fallande regndroppar. Den långa ritten har fått magen att värka av hunger. Vi sitter tätt intill varandra och ser ut över den lugna sjön. Skuggorna från molnen bildar mörka figurer som långsamt glider fram över vattnet. Naturelementens eget skådespel blir till en del av samtalet. </w:t>
      </w:r>
      <w:proofErr w:type="spellStart"/>
      <w:r w:rsidRPr="00023073">
        <w:rPr>
          <w:rFonts w:ascii="Book Antiqua" w:hAnsi="Book Antiqua"/>
          <w:sz w:val="22"/>
          <w:szCs w:val="22"/>
          <w:rPrChange w:id="2538" w:author="Niklas" w:date="2011-02-09T13:16:00Z">
            <w:rPr>
              <w:sz w:val="24"/>
            </w:rPr>
          </w:rPrChange>
        </w:rPr>
        <w:t>Aima</w:t>
      </w:r>
      <w:proofErr w:type="spellEnd"/>
      <w:r w:rsidRPr="00023073">
        <w:rPr>
          <w:rFonts w:ascii="Book Antiqua" w:hAnsi="Book Antiqua"/>
          <w:sz w:val="22"/>
          <w:szCs w:val="22"/>
          <w:rPrChange w:id="2539" w:author="Niklas" w:date="2011-02-09T13:16:00Z">
            <w:rPr>
              <w:sz w:val="24"/>
            </w:rPr>
          </w:rPrChange>
        </w:rPr>
        <w:t xml:space="preserve"> har den goda gåvan att förstå och mildra varje obehaglig och häftig reaktion från mig, samt avbryta långdragna samtalsämnen eller sätta fart på de som tynar bort. Hon trollbinder mig med sin mjuka röst och varsamma rörelser.</w:t>
      </w:r>
    </w:p>
    <w:p w:rsidR="006D632F" w:rsidRPr="00023073" w:rsidRDefault="006D632F">
      <w:pPr>
        <w:spacing w:line="276" w:lineRule="auto"/>
        <w:rPr>
          <w:rFonts w:ascii="Book Antiqua" w:hAnsi="Book Antiqua"/>
          <w:sz w:val="22"/>
          <w:szCs w:val="22"/>
          <w:rPrChange w:id="2540" w:author="Niklas" w:date="2011-02-09T13:16:00Z">
            <w:rPr>
              <w:sz w:val="24"/>
            </w:rPr>
          </w:rPrChange>
        </w:rPr>
        <w:pPrChange w:id="2541" w:author="Niklas" w:date="2011-02-09T13:18:00Z">
          <w:pPr>
            <w:spacing w:line="360" w:lineRule="auto"/>
          </w:pPr>
        </w:pPrChange>
      </w:pPr>
      <w:r w:rsidRPr="00023073">
        <w:rPr>
          <w:rFonts w:ascii="Book Antiqua" w:hAnsi="Book Antiqua"/>
          <w:sz w:val="22"/>
          <w:szCs w:val="22"/>
          <w:rPrChange w:id="2542" w:author="Niklas" w:date="2011-02-09T13:16:00Z">
            <w:rPr>
              <w:sz w:val="24"/>
            </w:rPr>
          </w:rPrChange>
        </w:rPr>
        <w:t xml:space="preserve">– Det är så stillsamt här, säger hon </w:t>
      </w:r>
      <w:del w:id="2543" w:author="IT Tekniker" w:date="2011-02-03T09:32:00Z">
        <w:r w:rsidRPr="00023073" w:rsidDel="008145F0">
          <w:rPr>
            <w:rFonts w:ascii="Book Antiqua" w:hAnsi="Book Antiqua"/>
            <w:sz w:val="22"/>
            <w:szCs w:val="22"/>
            <w:rPrChange w:id="2544" w:author="Niklas" w:date="2011-02-09T13:16:00Z">
              <w:rPr>
                <w:sz w:val="24"/>
              </w:rPr>
            </w:rPrChange>
          </w:rPr>
          <w:delText>lugnt</w:delText>
        </w:r>
      </w:del>
      <w:ins w:id="2545" w:author="IT Tekniker" w:date="2011-02-03T09:32:00Z">
        <w:r w:rsidR="008145F0" w:rsidRPr="00023073">
          <w:rPr>
            <w:rFonts w:ascii="Book Antiqua" w:hAnsi="Book Antiqua"/>
            <w:sz w:val="22"/>
            <w:szCs w:val="22"/>
            <w:rPrChange w:id="2546" w:author="Niklas" w:date="2011-02-09T13:16:00Z">
              <w:rPr>
                <w:sz w:val="24"/>
              </w:rPr>
            </w:rPrChange>
          </w:rPr>
          <w:t>med knappt hörbar stämma</w:t>
        </w:r>
      </w:ins>
      <w:r w:rsidRPr="00023073">
        <w:rPr>
          <w:rFonts w:ascii="Book Antiqua" w:hAnsi="Book Antiqua"/>
          <w:sz w:val="22"/>
          <w:szCs w:val="22"/>
          <w:rPrChange w:id="2547" w:author="Niklas" w:date="2011-02-09T13:16:00Z">
            <w:rPr>
              <w:sz w:val="24"/>
            </w:rPr>
          </w:rPrChange>
        </w:rPr>
        <w:t>. Jag besöker ofta den här platsen när jag är orolig.</w:t>
      </w:r>
    </w:p>
    <w:p w:rsidR="006D632F" w:rsidRPr="00023073" w:rsidRDefault="006D632F">
      <w:pPr>
        <w:spacing w:line="276" w:lineRule="auto"/>
        <w:rPr>
          <w:rFonts w:ascii="Book Antiqua" w:hAnsi="Book Antiqua"/>
          <w:sz w:val="22"/>
          <w:szCs w:val="22"/>
          <w:rPrChange w:id="2548" w:author="Niklas" w:date="2011-02-09T13:16:00Z">
            <w:rPr>
              <w:sz w:val="24"/>
            </w:rPr>
          </w:rPrChange>
        </w:rPr>
        <w:pPrChange w:id="2549" w:author="Niklas" w:date="2011-02-09T13:18:00Z">
          <w:pPr>
            <w:spacing w:line="360" w:lineRule="auto"/>
          </w:pPr>
        </w:pPrChange>
      </w:pPr>
      <w:r w:rsidRPr="00023073">
        <w:rPr>
          <w:rFonts w:ascii="Book Antiqua" w:hAnsi="Book Antiqua"/>
          <w:sz w:val="22"/>
          <w:szCs w:val="22"/>
          <w:rPrChange w:id="2550" w:author="Niklas" w:date="2011-02-09T13:16:00Z">
            <w:rPr>
              <w:sz w:val="24"/>
            </w:rPr>
          </w:rPrChange>
        </w:rPr>
        <w:t>– Jag är tacksam för att ni tog med mig. Det är en vacker plats.</w:t>
      </w:r>
    </w:p>
    <w:p w:rsidR="006D632F" w:rsidRPr="00023073" w:rsidRDefault="006D632F">
      <w:pPr>
        <w:spacing w:line="276" w:lineRule="auto"/>
        <w:rPr>
          <w:rFonts w:ascii="Book Antiqua" w:hAnsi="Book Antiqua"/>
          <w:sz w:val="22"/>
          <w:szCs w:val="22"/>
          <w:rPrChange w:id="2551" w:author="Niklas" w:date="2011-02-09T13:16:00Z">
            <w:rPr>
              <w:sz w:val="24"/>
            </w:rPr>
          </w:rPrChange>
        </w:rPr>
        <w:pPrChange w:id="2552" w:author="Niklas" w:date="2011-02-09T13:18:00Z">
          <w:pPr>
            <w:spacing w:line="360" w:lineRule="auto"/>
          </w:pPr>
        </w:pPrChange>
      </w:pPr>
      <w:r w:rsidRPr="00023073">
        <w:rPr>
          <w:rFonts w:ascii="Book Antiqua" w:hAnsi="Book Antiqua"/>
          <w:sz w:val="22"/>
          <w:szCs w:val="22"/>
          <w:rPrChange w:id="2553" w:author="Niklas" w:date="2011-02-09T13:16:00Z">
            <w:rPr>
              <w:sz w:val="24"/>
            </w:rPr>
          </w:rPrChange>
        </w:rPr>
        <w:t>– Ni måste förstå att jag inte tog hit er enbart för ert sällskap. Det är någonting jag måste berätta för er. Som jag sa är det när jag känner oro som jag brukar åka hit, och nu är jag inte alls trygg.</w:t>
      </w:r>
      <w:ins w:id="2554" w:author="IT Tekniker" w:date="2011-02-03T09:33:00Z">
        <w:r w:rsidR="008145F0" w:rsidRPr="00023073">
          <w:rPr>
            <w:rFonts w:ascii="Book Antiqua" w:hAnsi="Book Antiqua"/>
            <w:sz w:val="22"/>
            <w:szCs w:val="22"/>
            <w:rPrChange w:id="2555" w:author="Niklas" w:date="2011-02-09T13:16:00Z">
              <w:rPr>
                <w:sz w:val="24"/>
              </w:rPr>
            </w:rPrChange>
          </w:rPr>
          <w:t xml:space="preserve"> Det är en sak jag måste berätta för er.</w:t>
        </w:r>
      </w:ins>
      <w:r w:rsidRPr="00023073">
        <w:rPr>
          <w:rFonts w:ascii="Book Antiqua" w:hAnsi="Book Antiqua"/>
          <w:sz w:val="22"/>
          <w:szCs w:val="22"/>
          <w:rPrChange w:id="2556" w:author="Niklas" w:date="2011-02-09T13:16:00Z">
            <w:rPr>
              <w:sz w:val="24"/>
            </w:rPr>
          </w:rPrChange>
        </w:rPr>
        <w:t xml:space="preserve"> Eftersom ni kände min far kanske ni kan förklara ett par saker som jag själv funderat på under en </w:t>
      </w:r>
      <w:r w:rsidRPr="00023073">
        <w:rPr>
          <w:rFonts w:ascii="Book Antiqua" w:hAnsi="Book Antiqua"/>
          <w:sz w:val="22"/>
          <w:szCs w:val="22"/>
          <w:rPrChange w:id="2557" w:author="Niklas" w:date="2011-02-09T13:16:00Z">
            <w:rPr>
              <w:sz w:val="24"/>
            </w:rPr>
          </w:rPrChange>
        </w:rPr>
        <w:lastRenderedPageBreak/>
        <w:t xml:space="preserve">tid. Det förhåller sig så att den man ni kände inte riktigt var som, jag vet inte hur jag ska säga, han var inte som </w:t>
      </w:r>
      <w:del w:id="2558" w:author="IT Tekniker" w:date="2011-02-03T09:33:00Z">
        <w:r w:rsidRPr="00023073" w:rsidDel="008145F0">
          <w:rPr>
            <w:rFonts w:ascii="Book Antiqua" w:hAnsi="Book Antiqua"/>
            <w:sz w:val="22"/>
            <w:szCs w:val="22"/>
            <w:rPrChange w:id="2559" w:author="Niklas" w:date="2011-02-09T13:16:00Z">
              <w:rPr>
                <w:sz w:val="24"/>
              </w:rPr>
            </w:rPrChange>
          </w:rPr>
          <w:delText xml:space="preserve">de </w:delText>
        </w:r>
      </w:del>
      <w:ins w:id="2560" w:author="IT Tekniker" w:date="2011-02-03T09:33:00Z">
        <w:r w:rsidR="008145F0" w:rsidRPr="00023073">
          <w:rPr>
            <w:rFonts w:ascii="Book Antiqua" w:hAnsi="Book Antiqua"/>
            <w:sz w:val="22"/>
            <w:szCs w:val="22"/>
            <w:rPrChange w:id="2561" w:author="Niklas" w:date="2011-02-09T13:16:00Z">
              <w:rPr>
                <w:sz w:val="24"/>
              </w:rPr>
            </w:rPrChange>
          </w:rPr>
          <w:t>folk i gemen uppfattade honom; godmodig, gladlynt och med stark gudstro</w:t>
        </w:r>
      </w:ins>
      <w:del w:id="2562" w:author="IT Tekniker" w:date="2011-02-03T09:34:00Z">
        <w:r w:rsidRPr="00023073" w:rsidDel="008145F0">
          <w:rPr>
            <w:rFonts w:ascii="Book Antiqua" w:hAnsi="Book Antiqua"/>
            <w:sz w:val="22"/>
            <w:szCs w:val="22"/>
            <w:rPrChange w:id="2563" w:author="Niklas" w:date="2011-02-09T13:16:00Z">
              <w:rPr>
                <w:sz w:val="24"/>
              </w:rPr>
            </w:rPrChange>
          </w:rPr>
          <w:delText>flesta</w:delText>
        </w:r>
      </w:del>
      <w:del w:id="2564" w:author="IT Tekniker" w:date="2011-02-03T09:33:00Z">
        <w:r w:rsidRPr="00023073" w:rsidDel="008145F0">
          <w:rPr>
            <w:rFonts w:ascii="Book Antiqua" w:hAnsi="Book Antiqua"/>
            <w:sz w:val="22"/>
            <w:szCs w:val="22"/>
            <w:rPrChange w:id="2565" w:author="Niklas" w:date="2011-02-09T13:16:00Z">
              <w:rPr>
                <w:sz w:val="24"/>
              </w:rPr>
            </w:rPrChange>
          </w:rPr>
          <w:delText xml:space="preserve"> trodde</w:delText>
        </w:r>
      </w:del>
      <w:r w:rsidRPr="00023073">
        <w:rPr>
          <w:rFonts w:ascii="Book Antiqua" w:hAnsi="Book Antiqua"/>
          <w:sz w:val="22"/>
          <w:szCs w:val="22"/>
          <w:rPrChange w:id="2566" w:author="Niklas" w:date="2011-02-09T13:16:00Z">
            <w:rPr>
              <w:sz w:val="24"/>
            </w:rPr>
          </w:rPrChange>
        </w:rPr>
        <w:t xml:space="preserve">. Han var </w:t>
      </w:r>
      <w:ins w:id="2567" w:author="IT Tekniker" w:date="2011-02-03T09:34:00Z">
        <w:r w:rsidR="008145F0" w:rsidRPr="00023073">
          <w:rPr>
            <w:rFonts w:ascii="Book Antiqua" w:hAnsi="Book Antiqua"/>
            <w:sz w:val="22"/>
            <w:szCs w:val="22"/>
            <w:rPrChange w:id="2568" w:author="Niklas" w:date="2011-02-09T13:16:00Z">
              <w:rPr>
                <w:sz w:val="24"/>
              </w:rPr>
            </w:rPrChange>
          </w:rPr>
          <w:t xml:space="preserve">alltid </w:t>
        </w:r>
      </w:ins>
      <w:r w:rsidRPr="00023073">
        <w:rPr>
          <w:rFonts w:ascii="Book Antiqua" w:hAnsi="Book Antiqua"/>
          <w:sz w:val="22"/>
          <w:szCs w:val="22"/>
          <w:rPrChange w:id="2569" w:author="Niklas" w:date="2011-02-09T13:16:00Z">
            <w:rPr>
              <w:sz w:val="24"/>
            </w:rPr>
          </w:rPrChange>
        </w:rPr>
        <w:t xml:space="preserve">väldigt mån om att ge ett positivt </w:t>
      </w:r>
      <w:del w:id="2570" w:author="IT Tekniker" w:date="2011-02-03T09:34:00Z">
        <w:r w:rsidRPr="00023073" w:rsidDel="008145F0">
          <w:rPr>
            <w:rFonts w:ascii="Book Antiqua" w:hAnsi="Book Antiqua"/>
            <w:sz w:val="22"/>
            <w:szCs w:val="22"/>
            <w:rPrChange w:id="2571" w:author="Niklas" w:date="2011-02-09T13:16:00Z">
              <w:rPr>
                <w:sz w:val="24"/>
              </w:rPr>
            </w:rPrChange>
          </w:rPr>
          <w:delText>bemötande</w:delText>
        </w:r>
      </w:del>
      <w:ins w:id="2572" w:author="IT Tekniker" w:date="2011-02-03T09:34:00Z">
        <w:r w:rsidR="008145F0" w:rsidRPr="00023073">
          <w:rPr>
            <w:rFonts w:ascii="Book Antiqua" w:hAnsi="Book Antiqua"/>
            <w:sz w:val="22"/>
            <w:szCs w:val="22"/>
            <w:rPrChange w:id="2573" w:author="Niklas" w:date="2011-02-09T13:16:00Z">
              <w:rPr>
                <w:sz w:val="24"/>
              </w:rPr>
            </w:rPrChange>
          </w:rPr>
          <w:t>intryck</w:t>
        </w:r>
      </w:ins>
      <w:r w:rsidRPr="00023073">
        <w:rPr>
          <w:rFonts w:ascii="Book Antiqua" w:hAnsi="Book Antiqua"/>
          <w:sz w:val="22"/>
          <w:szCs w:val="22"/>
          <w:rPrChange w:id="2574" w:author="Niklas" w:date="2011-02-09T13:16:00Z">
            <w:rPr>
              <w:sz w:val="24"/>
            </w:rPr>
          </w:rPrChange>
        </w:rPr>
        <w:t>. Men det var en falsk fasad han ville visa upp.</w:t>
      </w:r>
    </w:p>
    <w:p w:rsidR="006D632F" w:rsidRPr="00023073" w:rsidRDefault="006D632F">
      <w:pPr>
        <w:spacing w:line="276" w:lineRule="auto"/>
        <w:rPr>
          <w:rFonts w:ascii="Book Antiqua" w:hAnsi="Book Antiqua"/>
          <w:sz w:val="22"/>
          <w:szCs w:val="22"/>
          <w:rPrChange w:id="2575" w:author="Niklas" w:date="2011-02-09T13:16:00Z">
            <w:rPr>
              <w:sz w:val="24"/>
            </w:rPr>
          </w:rPrChange>
        </w:rPr>
        <w:pPrChange w:id="2576" w:author="Niklas" w:date="2011-02-09T13:18:00Z">
          <w:pPr>
            <w:spacing w:line="360" w:lineRule="auto"/>
          </w:pPr>
        </w:pPrChange>
      </w:pPr>
      <w:r w:rsidRPr="00023073">
        <w:rPr>
          <w:rFonts w:ascii="Book Antiqua" w:hAnsi="Book Antiqua"/>
          <w:sz w:val="22"/>
          <w:szCs w:val="22"/>
          <w:rPrChange w:id="2577" w:author="Niklas" w:date="2011-02-09T13:16:00Z">
            <w:rPr>
              <w:sz w:val="24"/>
            </w:rPr>
          </w:rPrChange>
        </w:rPr>
        <w:t xml:space="preserve">  Jag minns honom som utseendemässigt oklanderlig. Alltid stilig, hel och ren med en välsittande sidbena. I lönndom poet, magiker och morfinist med en vurm för spiritismen.</w:t>
      </w:r>
    </w:p>
    <w:p w:rsidR="006D632F" w:rsidRPr="00023073" w:rsidRDefault="006D632F">
      <w:pPr>
        <w:spacing w:line="276" w:lineRule="auto"/>
        <w:rPr>
          <w:rFonts w:ascii="Book Antiqua" w:hAnsi="Book Antiqua"/>
          <w:sz w:val="22"/>
          <w:szCs w:val="22"/>
          <w:rPrChange w:id="2578" w:author="Niklas" w:date="2011-02-09T13:16:00Z">
            <w:rPr>
              <w:sz w:val="24"/>
            </w:rPr>
          </w:rPrChange>
        </w:rPr>
        <w:pPrChange w:id="2579" w:author="Niklas" w:date="2011-02-09T13:18:00Z">
          <w:pPr>
            <w:spacing w:line="360" w:lineRule="auto"/>
          </w:pPr>
        </w:pPrChange>
      </w:pPr>
      <w:r w:rsidRPr="00023073">
        <w:rPr>
          <w:rFonts w:ascii="Book Antiqua" w:hAnsi="Book Antiqua"/>
          <w:sz w:val="22"/>
          <w:szCs w:val="22"/>
          <w:rPrChange w:id="2580" w:author="Niklas" w:date="2011-02-09T13:16:00Z">
            <w:rPr>
              <w:sz w:val="24"/>
            </w:rPr>
          </w:rPrChange>
        </w:rPr>
        <w:t xml:space="preserve"> Med en instämmande blick låter jag henne fortsätta.</w:t>
      </w:r>
    </w:p>
    <w:p w:rsidR="008906B3" w:rsidRPr="00023073" w:rsidRDefault="005E4066">
      <w:pPr>
        <w:pStyle w:val="HTMLPreformatted"/>
        <w:numPr>
          <w:ins w:id="2581" w:author="IT Tekniker" w:date="2011-02-03T09:39:00Z"/>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rPr>
          <w:ins w:id="2582" w:author="IT Tekniker" w:date="2011-02-03T09:39:00Z"/>
          <w:rFonts w:ascii="Book Antiqua" w:hAnsi="Book Antiqua" w:cs="Times New Roman"/>
          <w:sz w:val="22"/>
          <w:szCs w:val="22"/>
          <w:lang w:val="sv-SE"/>
          <w:rPrChange w:id="2583" w:author="Niklas" w:date="2011-02-09T13:16:00Z">
            <w:rPr>
              <w:ins w:id="2584" w:author="IT Tekniker" w:date="2011-02-03T09:39:00Z"/>
              <w:rFonts w:ascii="Times New Roman" w:hAnsi="Times New Roman" w:cs="Times New Roman"/>
              <w:sz w:val="24"/>
              <w:lang w:val="sv-SE"/>
            </w:rPr>
          </w:rPrChange>
        </w:rPr>
        <w:pPrChange w:id="2585" w:author="Niklas" w:date="2011-02-09T13:18:00Z">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pPr>
        </w:pPrChange>
      </w:pPr>
      <w:ins w:id="2586" w:author="IT Tekniker" w:date="2011-02-03T09:59:00Z">
        <w:r w:rsidRPr="00023073">
          <w:rPr>
            <w:rFonts w:ascii="Book Antiqua" w:hAnsi="Book Antiqua"/>
            <w:sz w:val="22"/>
            <w:szCs w:val="22"/>
            <w:lang w:val="sv-SE"/>
            <w:rPrChange w:id="2587" w:author="Niklas" w:date="2011-02-09T13:16:00Z">
              <w:rPr>
                <w:sz w:val="24"/>
              </w:rPr>
            </w:rPrChange>
          </w:rPr>
          <w:t xml:space="preserve">– </w:t>
        </w:r>
      </w:ins>
      <w:del w:id="2588" w:author="IT Tekniker" w:date="2011-02-03T09:39:00Z">
        <w:r w:rsidR="006D632F" w:rsidRPr="00023073" w:rsidDel="008906B3">
          <w:rPr>
            <w:rFonts w:ascii="Book Antiqua" w:hAnsi="Book Antiqua" w:cs="Times New Roman"/>
            <w:sz w:val="22"/>
            <w:szCs w:val="22"/>
            <w:lang w:val="sv-SE"/>
            <w:rPrChange w:id="2589" w:author="Niklas" w:date="2011-02-09T13:16:00Z">
              <w:rPr>
                <w:rFonts w:ascii="Times New Roman" w:hAnsi="Times New Roman" w:cs="Times New Roman"/>
                <w:sz w:val="24"/>
              </w:rPr>
            </w:rPrChange>
          </w:rPr>
          <w:delText xml:space="preserve">– </w:delText>
        </w:r>
      </w:del>
      <w:del w:id="2590" w:author="IT Tekniker" w:date="2011-02-03T09:58:00Z">
        <w:r w:rsidR="006D632F" w:rsidRPr="00023073" w:rsidDel="005E4066">
          <w:rPr>
            <w:rFonts w:ascii="Book Antiqua" w:hAnsi="Book Antiqua" w:cs="Times New Roman"/>
            <w:sz w:val="22"/>
            <w:szCs w:val="22"/>
            <w:lang w:val="sv-SE"/>
            <w:rPrChange w:id="2591" w:author="Niklas" w:date="2011-02-09T13:16:00Z">
              <w:rPr>
                <w:rFonts w:ascii="Times New Roman" w:hAnsi="Times New Roman" w:cs="Times New Roman"/>
                <w:sz w:val="24"/>
              </w:rPr>
            </w:rPrChange>
          </w:rPr>
          <w:delText>J</w:delText>
        </w:r>
      </w:del>
      <w:ins w:id="2592" w:author="IT Tekniker" w:date="2011-02-03T09:58:00Z">
        <w:r w:rsidRPr="00023073">
          <w:rPr>
            <w:rFonts w:ascii="Book Antiqua" w:hAnsi="Book Antiqua" w:cs="Times New Roman"/>
            <w:sz w:val="22"/>
            <w:szCs w:val="22"/>
            <w:lang w:val="sv-SE"/>
            <w:rPrChange w:id="2593" w:author="Niklas" w:date="2011-02-09T13:16:00Z">
              <w:rPr>
                <w:rFonts w:ascii="Times New Roman" w:hAnsi="Times New Roman" w:cs="Times New Roman"/>
                <w:sz w:val="24"/>
                <w:lang w:val="sv-SE"/>
              </w:rPr>
            </w:rPrChange>
          </w:rPr>
          <w:t>J</w:t>
        </w:r>
      </w:ins>
      <w:r w:rsidR="006D632F" w:rsidRPr="00023073">
        <w:rPr>
          <w:rFonts w:ascii="Book Antiqua" w:hAnsi="Book Antiqua" w:cs="Times New Roman"/>
          <w:sz w:val="22"/>
          <w:szCs w:val="22"/>
          <w:lang w:val="sv-SE"/>
          <w:rPrChange w:id="2594" w:author="Niklas" w:date="2011-02-09T13:16:00Z">
            <w:rPr>
              <w:rFonts w:ascii="Times New Roman" w:hAnsi="Times New Roman" w:cs="Times New Roman"/>
              <w:sz w:val="24"/>
            </w:rPr>
          </w:rPrChange>
        </w:rPr>
        <w:t>ag vet inte hur jag ska berätta det. Hur jag ska säga för att ni ska förstå mig</w:t>
      </w:r>
      <w:ins w:id="2595" w:author="IT Tekniker" w:date="2011-02-03T09:35:00Z">
        <w:r w:rsidR="008145F0" w:rsidRPr="00023073">
          <w:rPr>
            <w:rFonts w:ascii="Book Antiqua" w:hAnsi="Book Antiqua" w:cs="Times New Roman"/>
            <w:sz w:val="22"/>
            <w:szCs w:val="22"/>
            <w:lang w:val="sv-SE"/>
            <w:rPrChange w:id="2596" w:author="Niklas" w:date="2011-02-09T13:16:00Z">
              <w:rPr>
                <w:rFonts w:ascii="Times New Roman" w:hAnsi="Times New Roman" w:cs="Times New Roman"/>
                <w:sz w:val="24"/>
                <w:lang w:val="sv-SE"/>
              </w:rPr>
            </w:rPrChange>
          </w:rPr>
          <w:t>?</w:t>
        </w:r>
      </w:ins>
      <w:del w:id="2597" w:author="IT Tekniker" w:date="2011-02-03T09:35:00Z">
        <w:r w:rsidR="006D632F" w:rsidRPr="00023073" w:rsidDel="008145F0">
          <w:rPr>
            <w:rFonts w:ascii="Book Antiqua" w:hAnsi="Book Antiqua" w:cs="Times New Roman"/>
            <w:sz w:val="22"/>
            <w:szCs w:val="22"/>
            <w:lang w:val="sv-SE"/>
            <w:rPrChange w:id="2598" w:author="Niklas" w:date="2011-02-09T13:16:00Z">
              <w:rPr>
                <w:rFonts w:ascii="Times New Roman" w:hAnsi="Times New Roman" w:cs="Times New Roman"/>
                <w:sz w:val="24"/>
              </w:rPr>
            </w:rPrChange>
          </w:rPr>
          <w:delText>.</w:delText>
        </w:r>
      </w:del>
      <w:r w:rsidR="006D632F" w:rsidRPr="00023073">
        <w:rPr>
          <w:rFonts w:ascii="Book Antiqua" w:hAnsi="Book Antiqua" w:cs="Times New Roman"/>
          <w:sz w:val="22"/>
          <w:szCs w:val="22"/>
          <w:lang w:val="sv-SE"/>
          <w:rPrChange w:id="2599" w:author="Niklas" w:date="2011-02-09T13:16:00Z">
            <w:rPr>
              <w:rFonts w:ascii="Times New Roman" w:hAnsi="Times New Roman" w:cs="Times New Roman"/>
              <w:sz w:val="24"/>
            </w:rPr>
          </w:rPrChange>
        </w:rPr>
        <w:t xml:space="preserve"> Det är antagligen </w:t>
      </w:r>
      <w:ins w:id="2600" w:author="IT Tekniker" w:date="2011-02-03T09:39:00Z">
        <w:r w:rsidR="008906B3" w:rsidRPr="00023073">
          <w:rPr>
            <w:rFonts w:ascii="Book Antiqua" w:hAnsi="Book Antiqua" w:cs="Times New Roman"/>
            <w:sz w:val="22"/>
            <w:szCs w:val="22"/>
            <w:lang w:val="sv-SE"/>
            <w:rPrChange w:id="2601" w:author="Niklas" w:date="2011-02-09T13:16:00Z">
              <w:rPr>
                <w:rFonts w:ascii="Times New Roman" w:hAnsi="Times New Roman" w:cs="Times New Roman"/>
                <w:sz w:val="24"/>
                <w:lang w:val="sv-SE"/>
              </w:rPr>
            </w:rPrChange>
          </w:rPr>
          <w:t xml:space="preserve">oerhört </w:t>
        </w:r>
      </w:ins>
      <w:r w:rsidR="006D632F" w:rsidRPr="00023073">
        <w:rPr>
          <w:rFonts w:ascii="Book Antiqua" w:hAnsi="Book Antiqua" w:cs="Times New Roman"/>
          <w:sz w:val="22"/>
          <w:szCs w:val="22"/>
          <w:lang w:val="sv-SE"/>
          <w:rPrChange w:id="2602" w:author="Niklas" w:date="2011-02-09T13:16:00Z">
            <w:rPr>
              <w:rFonts w:ascii="Times New Roman" w:hAnsi="Times New Roman" w:cs="Times New Roman"/>
              <w:sz w:val="24"/>
              <w:lang w:val="sv-SE"/>
            </w:rPr>
          </w:rPrChange>
        </w:rPr>
        <w:t>svårt för er att acceptera</w:t>
      </w:r>
      <w:ins w:id="2603" w:author="IT Tekniker" w:date="2011-02-03T09:39:00Z">
        <w:r w:rsidR="008906B3" w:rsidRPr="00023073">
          <w:rPr>
            <w:rFonts w:ascii="Book Antiqua" w:hAnsi="Book Antiqua" w:cs="Times New Roman"/>
            <w:sz w:val="22"/>
            <w:szCs w:val="22"/>
            <w:lang w:val="sv-SE"/>
            <w:rPrChange w:id="2604" w:author="Niklas" w:date="2011-02-09T13:16:00Z">
              <w:rPr>
                <w:rFonts w:ascii="Times New Roman" w:hAnsi="Times New Roman" w:cs="Times New Roman"/>
                <w:sz w:val="24"/>
                <w:lang w:val="sv-SE"/>
              </w:rPr>
            </w:rPrChange>
          </w:rPr>
          <w:t>.</w:t>
        </w:r>
      </w:ins>
    </w:p>
    <w:p w:rsidR="008906B3" w:rsidRPr="00023073" w:rsidRDefault="008906B3">
      <w:pPr>
        <w:pStyle w:val="HTMLPreformatted"/>
        <w:numPr>
          <w:ins w:id="2605" w:author="IT Tekniker" w:date="2011-02-03T09:39:00Z"/>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rPr>
          <w:ins w:id="2606" w:author="IT Tekniker" w:date="2011-02-03T09:40:00Z"/>
          <w:rFonts w:ascii="Book Antiqua" w:hAnsi="Book Antiqua" w:cs="Times New Roman"/>
          <w:sz w:val="22"/>
          <w:szCs w:val="22"/>
          <w:lang w:val="sv-SE"/>
          <w:rPrChange w:id="2607" w:author="Niklas" w:date="2011-02-09T13:16:00Z">
            <w:rPr>
              <w:ins w:id="2608" w:author="IT Tekniker" w:date="2011-02-03T09:40:00Z"/>
              <w:rFonts w:ascii="Times New Roman" w:hAnsi="Times New Roman" w:cs="Times New Roman"/>
              <w:sz w:val="24"/>
              <w:lang w:val="sv-SE"/>
            </w:rPr>
          </w:rPrChange>
        </w:rPr>
        <w:pPrChange w:id="2609" w:author="Niklas" w:date="2011-02-09T13:18:00Z">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pPr>
        </w:pPrChange>
      </w:pPr>
      <w:ins w:id="2610" w:author="IT Tekniker" w:date="2011-02-03T09:40:00Z">
        <w:r w:rsidRPr="00023073">
          <w:rPr>
            <w:rFonts w:ascii="Book Antiqua" w:hAnsi="Book Antiqua" w:cs="Times New Roman"/>
            <w:sz w:val="22"/>
            <w:szCs w:val="22"/>
            <w:lang w:val="sv-SE"/>
            <w:rPrChange w:id="2611" w:author="Niklas" w:date="2011-02-09T13:16:00Z">
              <w:rPr>
                <w:rFonts w:ascii="Times New Roman" w:hAnsi="Times New Roman" w:cs="Times New Roman"/>
                <w:sz w:val="24"/>
                <w:lang w:val="sv-SE"/>
              </w:rPr>
            </w:rPrChange>
          </w:rPr>
          <w:t xml:space="preserve">  Jag skakar långsamt och förtroendeingivande på huvudet.</w:t>
        </w:r>
      </w:ins>
    </w:p>
    <w:p w:rsidR="008906B3" w:rsidRPr="00023073" w:rsidRDefault="005E4066">
      <w:pPr>
        <w:pStyle w:val="HTMLPreformatted"/>
        <w:numPr>
          <w:ins w:id="2612" w:author="IT Tekniker" w:date="2011-02-03T09:40:00Z"/>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rPr>
          <w:ins w:id="2613" w:author="IT Tekniker" w:date="2011-02-03T09:41:00Z"/>
          <w:rFonts w:ascii="Book Antiqua" w:hAnsi="Book Antiqua" w:cs="Times New Roman"/>
          <w:sz w:val="22"/>
          <w:szCs w:val="22"/>
          <w:lang w:val="sv-SE"/>
          <w:rPrChange w:id="2614" w:author="Niklas" w:date="2011-02-09T13:16:00Z">
            <w:rPr>
              <w:ins w:id="2615" w:author="IT Tekniker" w:date="2011-02-03T09:41:00Z"/>
              <w:rFonts w:ascii="Times New Roman" w:hAnsi="Times New Roman" w:cs="Times New Roman"/>
              <w:sz w:val="24"/>
              <w:lang w:val="sv-SE"/>
            </w:rPr>
          </w:rPrChange>
        </w:rPr>
        <w:pPrChange w:id="2616" w:author="Niklas" w:date="2011-02-09T13:18:00Z">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pPr>
        </w:pPrChange>
      </w:pPr>
      <w:ins w:id="2617" w:author="IT Tekniker" w:date="2011-02-03T09:57:00Z">
        <w:r w:rsidRPr="00023073">
          <w:rPr>
            <w:rFonts w:ascii="Book Antiqua" w:hAnsi="Book Antiqua"/>
            <w:sz w:val="22"/>
            <w:szCs w:val="22"/>
            <w:lang w:val="sv-SE"/>
            <w:rPrChange w:id="2618" w:author="Niklas" w:date="2011-02-09T13:16:00Z">
              <w:rPr>
                <w:sz w:val="24"/>
              </w:rPr>
            </w:rPrChange>
          </w:rPr>
          <w:t>–</w:t>
        </w:r>
      </w:ins>
      <w:ins w:id="2619" w:author="IT Tekniker" w:date="2011-02-03T09:59:00Z">
        <w:r w:rsidRPr="00023073">
          <w:rPr>
            <w:rFonts w:ascii="Book Antiqua" w:hAnsi="Book Antiqua"/>
            <w:sz w:val="22"/>
            <w:szCs w:val="22"/>
            <w:lang w:val="sv-SE"/>
            <w:rPrChange w:id="2620" w:author="Niklas" w:date="2011-02-09T13:16:00Z">
              <w:rPr>
                <w:sz w:val="24"/>
                <w:lang w:val="sv-SE"/>
              </w:rPr>
            </w:rPrChange>
          </w:rPr>
          <w:t xml:space="preserve"> </w:t>
        </w:r>
      </w:ins>
      <w:ins w:id="2621" w:author="IT Tekniker" w:date="2011-02-03T09:40:00Z">
        <w:r w:rsidR="008906B3" w:rsidRPr="00023073">
          <w:rPr>
            <w:rFonts w:ascii="Book Antiqua" w:hAnsi="Book Antiqua" w:cs="Times New Roman"/>
            <w:sz w:val="22"/>
            <w:szCs w:val="22"/>
            <w:lang w:val="sv-SE"/>
            <w:rPrChange w:id="2622" w:author="Niklas" w:date="2011-02-09T13:16:00Z">
              <w:rPr>
                <w:rFonts w:ascii="Times New Roman" w:hAnsi="Times New Roman" w:cs="Times New Roman"/>
                <w:sz w:val="24"/>
                <w:lang w:val="sv-SE"/>
              </w:rPr>
            </w:rPrChange>
          </w:rPr>
          <w:t xml:space="preserve">Jag är redo att lyssna, säger jag med </w:t>
        </w:r>
      </w:ins>
      <w:ins w:id="2623" w:author="IT Tekniker" w:date="2011-02-03T09:41:00Z">
        <w:r w:rsidR="008906B3" w:rsidRPr="00023073">
          <w:rPr>
            <w:rFonts w:ascii="Book Antiqua" w:hAnsi="Book Antiqua" w:cs="Times New Roman"/>
            <w:sz w:val="22"/>
            <w:szCs w:val="22"/>
            <w:lang w:val="sv-SE"/>
            <w:rPrChange w:id="2624" w:author="Niklas" w:date="2011-02-09T13:16:00Z">
              <w:rPr>
                <w:rFonts w:ascii="Times New Roman" w:hAnsi="Times New Roman" w:cs="Times New Roman"/>
                <w:sz w:val="24"/>
                <w:lang w:val="sv-SE"/>
              </w:rPr>
            </w:rPrChange>
          </w:rPr>
          <w:t xml:space="preserve">fast </w:t>
        </w:r>
      </w:ins>
      <w:ins w:id="2625" w:author="IT Tekniker" w:date="2011-02-03T09:40:00Z">
        <w:r w:rsidR="008906B3" w:rsidRPr="00023073">
          <w:rPr>
            <w:rFonts w:ascii="Book Antiqua" w:hAnsi="Book Antiqua" w:cs="Times New Roman"/>
            <w:sz w:val="22"/>
            <w:szCs w:val="22"/>
            <w:lang w:val="sv-SE"/>
            <w:rPrChange w:id="2626" w:author="Niklas" w:date="2011-02-09T13:16:00Z">
              <w:rPr>
                <w:rFonts w:ascii="Times New Roman" w:hAnsi="Times New Roman" w:cs="Times New Roman"/>
                <w:sz w:val="24"/>
                <w:lang w:val="sv-SE"/>
              </w:rPr>
            </w:rPrChange>
          </w:rPr>
          <w:t>blick</w:t>
        </w:r>
      </w:ins>
      <w:ins w:id="2627" w:author="IT Tekniker" w:date="2011-02-03T09:41:00Z">
        <w:r w:rsidR="008906B3" w:rsidRPr="00023073">
          <w:rPr>
            <w:rFonts w:ascii="Book Antiqua" w:hAnsi="Book Antiqua" w:cs="Times New Roman"/>
            <w:sz w:val="22"/>
            <w:szCs w:val="22"/>
            <w:lang w:val="sv-SE"/>
            <w:rPrChange w:id="2628" w:author="Niklas" w:date="2011-02-09T13:16:00Z">
              <w:rPr>
                <w:rFonts w:ascii="Times New Roman" w:hAnsi="Times New Roman" w:cs="Times New Roman"/>
                <w:sz w:val="24"/>
                <w:lang w:val="sv-SE"/>
              </w:rPr>
            </w:rPrChange>
          </w:rPr>
          <w:t>.</w:t>
        </w:r>
      </w:ins>
      <w:ins w:id="2629" w:author="IT Tekniker" w:date="2011-02-03T09:40:00Z">
        <w:r w:rsidR="008906B3" w:rsidRPr="00023073">
          <w:rPr>
            <w:rFonts w:ascii="Book Antiqua" w:hAnsi="Book Antiqua" w:cs="Times New Roman"/>
            <w:sz w:val="22"/>
            <w:szCs w:val="22"/>
            <w:lang w:val="sv-SE"/>
            <w:rPrChange w:id="2630" w:author="Niklas" w:date="2011-02-09T13:16:00Z">
              <w:rPr>
                <w:rFonts w:ascii="Times New Roman" w:hAnsi="Times New Roman" w:cs="Times New Roman"/>
                <w:sz w:val="24"/>
                <w:lang w:val="sv-SE"/>
              </w:rPr>
            </w:rPrChange>
          </w:rPr>
          <w:t xml:space="preserve"> </w:t>
        </w:r>
      </w:ins>
    </w:p>
    <w:p w:rsidR="001347D9" w:rsidRPr="00023073" w:rsidRDefault="001347D9">
      <w:pPr>
        <w:pStyle w:val="HTMLPreformatted"/>
        <w:numPr>
          <w:ins w:id="2631" w:author="IT Tekniker" w:date="2011-02-03T09:41:00Z"/>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rPr>
          <w:ins w:id="2632" w:author="IT Tekniker" w:date="2011-02-03T09:39:00Z"/>
          <w:rFonts w:ascii="Book Antiqua" w:hAnsi="Book Antiqua" w:cs="Times New Roman"/>
          <w:sz w:val="22"/>
          <w:szCs w:val="22"/>
          <w:lang w:val="sv-SE"/>
          <w:rPrChange w:id="2633" w:author="Niklas" w:date="2011-02-09T13:16:00Z">
            <w:rPr>
              <w:ins w:id="2634" w:author="IT Tekniker" w:date="2011-02-03T09:39:00Z"/>
              <w:rFonts w:ascii="Times New Roman" w:hAnsi="Times New Roman" w:cs="Times New Roman"/>
              <w:sz w:val="24"/>
              <w:lang w:val="sv-SE"/>
            </w:rPr>
          </w:rPrChange>
        </w:rPr>
        <w:pPrChange w:id="2635" w:author="Niklas" w:date="2011-02-09T13:18:00Z">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pPr>
        </w:pPrChange>
      </w:pPr>
      <w:ins w:id="2636" w:author="IT Tekniker" w:date="2011-02-03T09:41:00Z">
        <w:r w:rsidRPr="00023073">
          <w:rPr>
            <w:rFonts w:ascii="Book Antiqua" w:hAnsi="Book Antiqua" w:cs="Times New Roman"/>
            <w:sz w:val="22"/>
            <w:szCs w:val="22"/>
            <w:lang w:val="sv-SE"/>
            <w:rPrChange w:id="2637" w:author="Niklas" w:date="2011-02-09T13:16:00Z">
              <w:rPr>
                <w:rFonts w:ascii="Times New Roman" w:hAnsi="Times New Roman" w:cs="Times New Roman"/>
                <w:sz w:val="24"/>
                <w:lang w:val="sv-SE"/>
              </w:rPr>
            </w:rPrChange>
          </w:rPr>
          <w:t xml:space="preserve">  Hon tittar ner i marken och sväljer tydligt. </w:t>
        </w:r>
      </w:ins>
      <w:ins w:id="2638" w:author="IT Tekniker" w:date="2011-02-03T09:42:00Z">
        <w:r w:rsidRPr="00023073">
          <w:rPr>
            <w:rFonts w:ascii="Book Antiqua" w:hAnsi="Book Antiqua" w:cs="Times New Roman"/>
            <w:sz w:val="22"/>
            <w:szCs w:val="22"/>
            <w:lang w:val="sv-SE"/>
            <w:rPrChange w:id="2639" w:author="Niklas" w:date="2011-02-09T13:16:00Z">
              <w:rPr>
                <w:rFonts w:ascii="Times New Roman" w:hAnsi="Times New Roman" w:cs="Times New Roman"/>
                <w:sz w:val="24"/>
                <w:lang w:val="sv-SE"/>
              </w:rPr>
            </w:rPrChange>
          </w:rPr>
          <w:t>Långsamt tar hon till orda.</w:t>
        </w:r>
      </w:ins>
    </w:p>
    <w:p w:rsidR="006D632F" w:rsidRPr="00023073" w:rsidRDefault="005E4066">
      <w:pPr>
        <w:pStyle w:val="HTMLPreformatted"/>
        <w:numPr>
          <w:ins w:id="2640" w:author="IT Tekniker" w:date="2011-02-03T09:39:00Z"/>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rPr>
          <w:rFonts w:ascii="Book Antiqua" w:hAnsi="Book Antiqua" w:cs="Times New Roman"/>
          <w:sz w:val="22"/>
          <w:szCs w:val="22"/>
          <w:lang w:val="sv-SE"/>
          <w:rPrChange w:id="2641" w:author="Niklas" w:date="2011-02-09T13:16:00Z">
            <w:rPr>
              <w:rFonts w:ascii="Times New Roman" w:hAnsi="Times New Roman" w:cs="Times New Roman"/>
              <w:sz w:val="24"/>
            </w:rPr>
          </w:rPrChange>
        </w:rPr>
        <w:pPrChange w:id="2642" w:author="Niklas" w:date="2011-02-09T13:18:00Z">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pPr>
        </w:pPrChange>
      </w:pPr>
      <w:ins w:id="2643" w:author="IT Tekniker" w:date="2011-02-03T09:58:00Z">
        <w:r w:rsidRPr="00023073">
          <w:rPr>
            <w:rFonts w:ascii="Book Antiqua" w:hAnsi="Book Antiqua"/>
            <w:sz w:val="22"/>
            <w:szCs w:val="22"/>
            <w:lang w:val="sv-SE"/>
            <w:rPrChange w:id="2644" w:author="Niklas" w:date="2011-02-09T13:16:00Z">
              <w:rPr>
                <w:sz w:val="24"/>
              </w:rPr>
            </w:rPrChange>
          </w:rPr>
          <w:t xml:space="preserve">– </w:t>
        </w:r>
      </w:ins>
      <w:ins w:id="2645" w:author="IT Tekniker" w:date="2011-02-03T09:41:00Z">
        <w:r w:rsidR="001347D9" w:rsidRPr="00023073">
          <w:rPr>
            <w:rFonts w:ascii="Book Antiqua" w:hAnsi="Book Antiqua" w:cs="Times New Roman"/>
            <w:sz w:val="22"/>
            <w:szCs w:val="22"/>
            <w:lang w:val="sv-SE"/>
            <w:rPrChange w:id="2646" w:author="Niklas" w:date="2011-02-09T13:16:00Z">
              <w:rPr>
                <w:rFonts w:ascii="Times New Roman" w:hAnsi="Times New Roman" w:cs="Times New Roman"/>
                <w:sz w:val="24"/>
                <w:lang w:val="sv-SE"/>
              </w:rPr>
            </w:rPrChange>
          </w:rPr>
          <w:t xml:space="preserve">Det förhåller sig så att </w:t>
        </w:r>
      </w:ins>
      <w:del w:id="2647" w:author="IT Tekniker" w:date="2011-02-03T09:41:00Z">
        <w:r w:rsidR="006D632F" w:rsidRPr="00023073" w:rsidDel="001347D9">
          <w:rPr>
            <w:rFonts w:ascii="Book Antiqua" w:hAnsi="Book Antiqua" w:cs="Times New Roman"/>
            <w:sz w:val="22"/>
            <w:szCs w:val="22"/>
            <w:lang w:val="sv-SE"/>
            <w:rPrChange w:id="2648" w:author="Niklas" w:date="2011-02-09T13:16:00Z">
              <w:rPr>
                <w:rFonts w:ascii="Times New Roman" w:hAnsi="Times New Roman" w:cs="Times New Roman"/>
                <w:sz w:val="24"/>
                <w:lang w:val="sv-SE"/>
              </w:rPr>
            </w:rPrChange>
          </w:rPr>
          <w:delText>, men min</w:delText>
        </w:r>
      </w:del>
      <w:ins w:id="2649" w:author="IT Tekniker" w:date="2011-02-03T09:41:00Z">
        <w:r w:rsidR="001347D9" w:rsidRPr="00023073">
          <w:rPr>
            <w:rFonts w:ascii="Book Antiqua" w:hAnsi="Book Antiqua" w:cs="Times New Roman"/>
            <w:sz w:val="22"/>
            <w:szCs w:val="22"/>
            <w:lang w:val="sv-SE"/>
            <w:rPrChange w:id="2650" w:author="Niklas" w:date="2011-02-09T13:16:00Z">
              <w:rPr>
                <w:rFonts w:ascii="Times New Roman" w:hAnsi="Times New Roman" w:cs="Times New Roman"/>
                <w:sz w:val="24"/>
                <w:lang w:val="sv-SE"/>
              </w:rPr>
            </w:rPrChange>
          </w:rPr>
          <w:t>min</w:t>
        </w:r>
      </w:ins>
      <w:r w:rsidR="006D632F" w:rsidRPr="00023073">
        <w:rPr>
          <w:rFonts w:ascii="Book Antiqua" w:hAnsi="Book Antiqua" w:cs="Times New Roman"/>
          <w:sz w:val="22"/>
          <w:szCs w:val="22"/>
          <w:lang w:val="sv-SE"/>
          <w:rPrChange w:id="2651" w:author="Niklas" w:date="2011-02-09T13:16:00Z">
            <w:rPr>
              <w:rFonts w:ascii="Times New Roman" w:hAnsi="Times New Roman" w:cs="Times New Roman"/>
              <w:sz w:val="24"/>
              <w:lang w:val="sv-SE"/>
            </w:rPr>
          </w:rPrChange>
        </w:rPr>
        <w:t xml:space="preserve"> far förgrep sig på mig under många års tid. Och hans drifter blev bara starkare med åren.</w:t>
      </w:r>
    </w:p>
    <w:p w:rsidR="006D632F" w:rsidRPr="00023073" w:rsidRDefault="006D632F">
      <w:pPr>
        <w:spacing w:line="276" w:lineRule="auto"/>
        <w:rPr>
          <w:rFonts w:ascii="Book Antiqua" w:hAnsi="Book Antiqua"/>
          <w:sz w:val="22"/>
          <w:szCs w:val="22"/>
          <w:rPrChange w:id="2652" w:author="Niklas" w:date="2011-02-09T13:16:00Z">
            <w:rPr>
              <w:sz w:val="24"/>
            </w:rPr>
          </w:rPrChange>
        </w:rPr>
        <w:pPrChange w:id="2653" w:author="Niklas" w:date="2011-02-09T13:18:00Z">
          <w:pPr>
            <w:spacing w:line="360" w:lineRule="auto"/>
          </w:pPr>
        </w:pPrChange>
      </w:pPr>
      <w:r w:rsidRPr="00023073">
        <w:rPr>
          <w:rFonts w:ascii="Book Antiqua" w:hAnsi="Book Antiqua"/>
          <w:sz w:val="22"/>
          <w:szCs w:val="22"/>
          <w:rPrChange w:id="2654" w:author="Niklas" w:date="2011-02-09T13:16:00Z">
            <w:rPr>
              <w:sz w:val="24"/>
            </w:rPr>
          </w:rPrChange>
        </w:rPr>
        <w:t xml:space="preserve">  Jag tror inte mina öron! Det kan inte vara möjligt, men </w:t>
      </w:r>
      <w:ins w:id="2655" w:author="IT Tekniker" w:date="2011-02-03T09:35:00Z">
        <w:r w:rsidR="008145F0" w:rsidRPr="00023073">
          <w:rPr>
            <w:rFonts w:ascii="Book Antiqua" w:hAnsi="Book Antiqua"/>
            <w:sz w:val="22"/>
            <w:szCs w:val="22"/>
            <w:rPrChange w:id="2656" w:author="Niklas" w:date="2011-02-09T13:16:00Z">
              <w:rPr>
                <w:sz w:val="24"/>
              </w:rPr>
            </w:rPrChange>
          </w:rPr>
          <w:t xml:space="preserve">samtidigt har </w:t>
        </w:r>
        <w:proofErr w:type="spellStart"/>
        <w:r w:rsidR="008145F0" w:rsidRPr="00023073">
          <w:rPr>
            <w:rFonts w:ascii="Book Antiqua" w:hAnsi="Book Antiqua"/>
            <w:sz w:val="22"/>
            <w:szCs w:val="22"/>
            <w:rPrChange w:id="2657" w:author="Niklas" w:date="2011-02-09T13:16:00Z">
              <w:rPr>
                <w:sz w:val="24"/>
              </w:rPr>
            </w:rPrChange>
          </w:rPr>
          <w:t>Aima</w:t>
        </w:r>
        <w:proofErr w:type="spellEnd"/>
        <w:r w:rsidR="008145F0" w:rsidRPr="00023073">
          <w:rPr>
            <w:rFonts w:ascii="Book Antiqua" w:hAnsi="Book Antiqua"/>
            <w:sz w:val="22"/>
            <w:szCs w:val="22"/>
            <w:rPrChange w:id="2658" w:author="Niklas" w:date="2011-02-09T13:16:00Z">
              <w:rPr>
                <w:sz w:val="24"/>
              </w:rPr>
            </w:rPrChange>
          </w:rPr>
          <w:t xml:space="preserve"> ingen anledning</w:t>
        </w:r>
      </w:ins>
      <w:del w:id="2659" w:author="IT Tekniker" w:date="2011-02-03T09:35:00Z">
        <w:r w:rsidRPr="00023073" w:rsidDel="008145F0">
          <w:rPr>
            <w:rFonts w:ascii="Book Antiqua" w:hAnsi="Book Antiqua"/>
            <w:sz w:val="22"/>
            <w:szCs w:val="22"/>
            <w:rPrChange w:id="2660" w:author="Niklas" w:date="2011-02-09T13:16:00Z">
              <w:rPr>
                <w:sz w:val="24"/>
              </w:rPr>
            </w:rPrChange>
          </w:rPr>
          <w:delText>det finns</w:delText>
        </w:r>
      </w:del>
      <w:r w:rsidRPr="00023073">
        <w:rPr>
          <w:rFonts w:ascii="Book Antiqua" w:hAnsi="Book Antiqua"/>
          <w:sz w:val="22"/>
          <w:szCs w:val="22"/>
          <w:rPrChange w:id="2661" w:author="Niklas" w:date="2011-02-09T13:16:00Z">
            <w:rPr>
              <w:sz w:val="24"/>
            </w:rPr>
          </w:rPrChange>
        </w:rPr>
        <w:t xml:space="preserve"> ingen anledning att ljuga. Eller </w:t>
      </w:r>
      <w:ins w:id="2662" w:author="IT Tekniker" w:date="2011-02-03T09:35:00Z">
        <w:r w:rsidR="008145F0" w:rsidRPr="00023073">
          <w:rPr>
            <w:rFonts w:ascii="Book Antiqua" w:hAnsi="Book Antiqua"/>
            <w:sz w:val="22"/>
            <w:szCs w:val="22"/>
            <w:rPrChange w:id="2663" w:author="Niklas" w:date="2011-02-09T13:16:00Z">
              <w:rPr>
                <w:sz w:val="24"/>
              </w:rPr>
            </w:rPrChange>
          </w:rPr>
          <w:t>har hon det</w:t>
        </w:r>
      </w:ins>
      <w:del w:id="2664" w:author="IT Tekniker" w:date="2011-02-03T09:35:00Z">
        <w:r w:rsidRPr="00023073" w:rsidDel="008145F0">
          <w:rPr>
            <w:rFonts w:ascii="Book Antiqua" w:hAnsi="Book Antiqua"/>
            <w:sz w:val="22"/>
            <w:szCs w:val="22"/>
            <w:rPrChange w:id="2665" w:author="Niklas" w:date="2011-02-09T13:16:00Z">
              <w:rPr>
                <w:sz w:val="24"/>
              </w:rPr>
            </w:rPrChange>
          </w:rPr>
          <w:delText>finns det</w:delText>
        </w:r>
      </w:del>
      <w:r w:rsidRPr="00023073">
        <w:rPr>
          <w:rFonts w:ascii="Book Antiqua" w:hAnsi="Book Antiqua"/>
          <w:sz w:val="22"/>
          <w:szCs w:val="22"/>
          <w:rPrChange w:id="2666" w:author="Niklas" w:date="2011-02-09T13:16:00Z">
            <w:rPr>
              <w:sz w:val="24"/>
            </w:rPr>
          </w:rPrChange>
        </w:rPr>
        <w:t>? Hur kan en vän till mig begå blodskam? Det knyter sig i magen när den man som var min vän sjunker i mina ögon till att betraktas som den lägsta av alla människor, döda som levande.</w:t>
      </w:r>
    </w:p>
    <w:p w:rsidR="006D632F" w:rsidRPr="00023073" w:rsidRDefault="006D632F">
      <w:pPr>
        <w:spacing w:line="276" w:lineRule="auto"/>
        <w:rPr>
          <w:rFonts w:ascii="Book Antiqua" w:hAnsi="Book Antiqua"/>
          <w:sz w:val="22"/>
          <w:szCs w:val="22"/>
          <w:rPrChange w:id="2667" w:author="Niklas" w:date="2011-02-09T13:16:00Z">
            <w:rPr>
              <w:sz w:val="24"/>
            </w:rPr>
          </w:rPrChange>
        </w:rPr>
        <w:pPrChange w:id="2668" w:author="Niklas" w:date="2011-02-09T13:18:00Z">
          <w:pPr>
            <w:spacing w:line="360" w:lineRule="auto"/>
          </w:pPr>
        </w:pPrChange>
      </w:pPr>
      <w:r w:rsidRPr="00023073">
        <w:rPr>
          <w:rFonts w:ascii="Book Antiqua" w:hAnsi="Book Antiqua"/>
          <w:sz w:val="22"/>
          <w:szCs w:val="22"/>
          <w:rPrChange w:id="2669" w:author="Niklas" w:date="2011-02-09T13:16:00Z">
            <w:rPr>
              <w:sz w:val="24"/>
            </w:rPr>
          </w:rPrChange>
        </w:rPr>
        <w:lastRenderedPageBreak/>
        <w:t xml:space="preserve">  </w:t>
      </w:r>
      <w:proofErr w:type="spellStart"/>
      <w:r w:rsidRPr="00023073">
        <w:rPr>
          <w:rFonts w:ascii="Book Antiqua" w:hAnsi="Book Antiqua"/>
          <w:sz w:val="22"/>
          <w:szCs w:val="22"/>
          <w:rPrChange w:id="2670" w:author="Niklas" w:date="2011-02-09T13:16:00Z">
            <w:rPr>
              <w:sz w:val="24"/>
            </w:rPr>
          </w:rPrChange>
        </w:rPr>
        <w:t>Aima</w:t>
      </w:r>
      <w:proofErr w:type="spellEnd"/>
      <w:r w:rsidRPr="00023073">
        <w:rPr>
          <w:rFonts w:ascii="Book Antiqua" w:hAnsi="Book Antiqua"/>
          <w:sz w:val="22"/>
          <w:szCs w:val="22"/>
          <w:rPrChange w:id="2671" w:author="Niklas" w:date="2011-02-09T13:16:00Z">
            <w:rPr>
              <w:sz w:val="24"/>
            </w:rPr>
          </w:rPrChange>
        </w:rPr>
        <w:t xml:space="preserve"> börjar gråta och det är inte svårt att </w:t>
      </w:r>
      <w:ins w:id="2672" w:author="IT Tekniker" w:date="2011-02-03T09:36:00Z">
        <w:r w:rsidR="008906B3" w:rsidRPr="00023073">
          <w:rPr>
            <w:rFonts w:ascii="Book Antiqua" w:hAnsi="Book Antiqua"/>
            <w:sz w:val="22"/>
            <w:szCs w:val="22"/>
            <w:rPrChange w:id="2673" w:author="Niklas" w:date="2011-02-09T13:16:00Z">
              <w:rPr>
                <w:sz w:val="24"/>
              </w:rPr>
            </w:rPrChange>
          </w:rPr>
          <w:t>förstå</w:t>
        </w:r>
      </w:ins>
      <w:del w:id="2674" w:author="IT Tekniker" w:date="2011-02-03T09:36:00Z">
        <w:r w:rsidRPr="00023073" w:rsidDel="008906B3">
          <w:rPr>
            <w:rFonts w:ascii="Book Antiqua" w:hAnsi="Book Antiqua"/>
            <w:sz w:val="22"/>
            <w:szCs w:val="22"/>
            <w:rPrChange w:id="2675" w:author="Niklas" w:date="2011-02-09T13:16:00Z">
              <w:rPr>
                <w:sz w:val="24"/>
              </w:rPr>
            </w:rPrChange>
          </w:rPr>
          <w:delText>begripa</w:delText>
        </w:r>
      </w:del>
      <w:r w:rsidRPr="00023073">
        <w:rPr>
          <w:rFonts w:ascii="Book Antiqua" w:hAnsi="Book Antiqua"/>
          <w:sz w:val="22"/>
          <w:szCs w:val="22"/>
          <w:rPrChange w:id="2676" w:author="Niklas" w:date="2011-02-09T13:16:00Z">
            <w:rPr>
              <w:sz w:val="24"/>
            </w:rPr>
          </w:rPrChange>
        </w:rPr>
        <w:t xml:space="preserve">. Jag lägger armen om hennes axlar. I ett försök att visa att jag </w:t>
      </w:r>
      <w:ins w:id="2677" w:author="IT Tekniker" w:date="2011-02-03T09:36:00Z">
        <w:r w:rsidR="008906B3" w:rsidRPr="00023073">
          <w:rPr>
            <w:rFonts w:ascii="Book Antiqua" w:hAnsi="Book Antiqua"/>
            <w:sz w:val="22"/>
            <w:szCs w:val="22"/>
            <w:rPrChange w:id="2678" w:author="Niklas" w:date="2011-02-09T13:16:00Z">
              <w:rPr>
                <w:sz w:val="24"/>
              </w:rPr>
            </w:rPrChange>
          </w:rPr>
          <w:t>begriper</w:t>
        </w:r>
      </w:ins>
      <w:del w:id="2679" w:author="IT Tekniker" w:date="2011-02-03T09:36:00Z">
        <w:r w:rsidRPr="00023073" w:rsidDel="008906B3">
          <w:rPr>
            <w:rFonts w:ascii="Book Antiqua" w:hAnsi="Book Antiqua"/>
            <w:sz w:val="22"/>
            <w:szCs w:val="22"/>
            <w:rPrChange w:id="2680" w:author="Niklas" w:date="2011-02-09T13:16:00Z">
              <w:rPr>
                <w:sz w:val="24"/>
              </w:rPr>
            </w:rPrChange>
          </w:rPr>
          <w:delText>förstår</w:delText>
        </w:r>
      </w:del>
      <w:r w:rsidRPr="00023073">
        <w:rPr>
          <w:rFonts w:ascii="Book Antiqua" w:hAnsi="Book Antiqua"/>
          <w:sz w:val="22"/>
          <w:szCs w:val="22"/>
          <w:rPrChange w:id="2681" w:author="Niklas" w:date="2011-02-09T13:16:00Z">
            <w:rPr>
              <w:sz w:val="24"/>
            </w:rPr>
          </w:rPrChange>
        </w:rPr>
        <w:t xml:space="preserve"> och delar hennes lidande klämmer jag fram en tår som snart letar sig ner till mungipan. Min gest går obemärkt förbi. Istället tittar hon ner i marken och snörvlar oregelbundet. </w:t>
      </w:r>
      <w:ins w:id="2682" w:author="IT Tekniker" w:date="2010-08-18T16:08:00Z">
        <w:r w:rsidR="006920B6" w:rsidRPr="00023073">
          <w:rPr>
            <w:rFonts w:ascii="Book Antiqua" w:hAnsi="Book Antiqua"/>
            <w:sz w:val="22"/>
            <w:szCs w:val="22"/>
            <w:rPrChange w:id="2683" w:author="Niklas" w:date="2011-02-09T13:16:00Z">
              <w:rPr>
                <w:sz w:val="24"/>
              </w:rPr>
            </w:rPrChange>
          </w:rPr>
          <w:t>Lockar</w:t>
        </w:r>
      </w:ins>
      <w:commentRangeStart w:id="2684"/>
      <w:del w:id="2685" w:author="IT Tekniker" w:date="2010-08-18T16:08:00Z">
        <w:r w:rsidRPr="00023073" w:rsidDel="006920B6">
          <w:rPr>
            <w:rFonts w:ascii="Book Antiqua" w:hAnsi="Book Antiqua"/>
            <w:sz w:val="22"/>
            <w:szCs w:val="22"/>
            <w:rPrChange w:id="2686" w:author="Niklas" w:date="2011-02-09T13:16:00Z">
              <w:rPr>
                <w:sz w:val="24"/>
              </w:rPr>
            </w:rPrChange>
          </w:rPr>
          <w:delText>Tofsar</w:delText>
        </w:r>
      </w:del>
      <w:r w:rsidRPr="00023073">
        <w:rPr>
          <w:rFonts w:ascii="Book Antiqua" w:hAnsi="Book Antiqua"/>
          <w:sz w:val="22"/>
          <w:szCs w:val="22"/>
          <w:rPrChange w:id="2687" w:author="Niklas" w:date="2011-02-09T13:16:00Z">
            <w:rPr>
              <w:sz w:val="24"/>
            </w:rPr>
          </w:rPrChange>
        </w:rPr>
        <w:t xml:space="preserve"> </w:t>
      </w:r>
      <w:commentRangeEnd w:id="2684"/>
      <w:r w:rsidRPr="00023073">
        <w:rPr>
          <w:rStyle w:val="CommentReference"/>
          <w:rFonts w:ascii="Book Antiqua" w:hAnsi="Book Antiqua"/>
          <w:vanish/>
          <w:sz w:val="22"/>
          <w:szCs w:val="22"/>
          <w:rPrChange w:id="2688" w:author="Niklas" w:date="2011-02-09T13:16:00Z">
            <w:rPr>
              <w:rStyle w:val="CommentReference"/>
              <w:vanish/>
            </w:rPr>
          </w:rPrChange>
        </w:rPr>
        <w:commentReference w:id="2684"/>
      </w:r>
      <w:r w:rsidRPr="00023073">
        <w:rPr>
          <w:rFonts w:ascii="Book Antiqua" w:hAnsi="Book Antiqua"/>
          <w:sz w:val="22"/>
          <w:szCs w:val="22"/>
          <w:rPrChange w:id="2689" w:author="Niklas" w:date="2011-02-09T13:16:00Z">
            <w:rPr>
              <w:sz w:val="24"/>
            </w:rPr>
          </w:rPrChange>
        </w:rPr>
        <w:t xml:space="preserve">av hår har fastnat </w:t>
      </w:r>
      <w:ins w:id="2690" w:author="IT Tekniker" w:date="2010-08-18T16:08:00Z">
        <w:r w:rsidR="006920B6" w:rsidRPr="00023073">
          <w:rPr>
            <w:rFonts w:ascii="Book Antiqua" w:hAnsi="Book Antiqua"/>
            <w:sz w:val="22"/>
            <w:szCs w:val="22"/>
            <w:rPrChange w:id="2691" w:author="Niklas" w:date="2011-02-09T13:16:00Z">
              <w:rPr>
                <w:sz w:val="24"/>
              </w:rPr>
            </w:rPrChange>
          </w:rPr>
          <w:t>på</w:t>
        </w:r>
      </w:ins>
      <w:commentRangeStart w:id="2692"/>
      <w:del w:id="2693" w:author="IT Tekniker" w:date="2010-08-18T16:08:00Z">
        <w:r w:rsidRPr="00023073" w:rsidDel="006920B6">
          <w:rPr>
            <w:rFonts w:ascii="Book Antiqua" w:hAnsi="Book Antiqua"/>
            <w:sz w:val="22"/>
            <w:szCs w:val="22"/>
            <w:rPrChange w:id="2694" w:author="Niklas" w:date="2011-02-09T13:16:00Z">
              <w:rPr>
                <w:sz w:val="24"/>
              </w:rPr>
            </w:rPrChange>
          </w:rPr>
          <w:delText>i</w:delText>
        </w:r>
      </w:del>
      <w:commentRangeEnd w:id="2692"/>
      <w:r w:rsidRPr="00023073">
        <w:rPr>
          <w:rStyle w:val="CommentReference"/>
          <w:rFonts w:ascii="Book Antiqua" w:hAnsi="Book Antiqua"/>
          <w:vanish/>
          <w:sz w:val="22"/>
          <w:szCs w:val="22"/>
          <w:rPrChange w:id="2695" w:author="Niklas" w:date="2011-02-09T13:16:00Z">
            <w:rPr>
              <w:rStyle w:val="CommentReference"/>
              <w:vanish/>
            </w:rPr>
          </w:rPrChange>
        </w:rPr>
        <w:commentReference w:id="2692"/>
      </w:r>
      <w:r w:rsidRPr="00023073">
        <w:rPr>
          <w:rFonts w:ascii="Book Antiqua" w:hAnsi="Book Antiqua"/>
          <w:sz w:val="22"/>
          <w:szCs w:val="22"/>
          <w:rPrChange w:id="2696" w:author="Niklas" w:date="2011-02-09T13:16:00Z">
            <w:rPr>
              <w:sz w:val="24"/>
            </w:rPr>
          </w:rPrChange>
        </w:rPr>
        <w:t xml:space="preserve"> hennes fuktiga kinder och hon är plötsligt riktigt ful. </w:t>
      </w:r>
      <w:r w:rsidRPr="00023073">
        <w:rPr>
          <w:rFonts w:ascii="Book Antiqua" w:hAnsi="Book Antiqua"/>
          <w:color w:val="000000"/>
          <w:sz w:val="22"/>
          <w:szCs w:val="22"/>
          <w:rPrChange w:id="2697" w:author="Niklas" w:date="2011-02-09T13:16:00Z">
            <w:rPr>
              <w:color w:val="000000"/>
              <w:sz w:val="24"/>
            </w:rPr>
          </w:rPrChange>
        </w:rPr>
        <w:t xml:space="preserve">Genom förvärvad eller kanske naturlig blygsel låter hon mig inte möta hennes blick. Blodskam blir till en synd vare sig man vill det eller inte. Genom självförnekelse kan tröst tillfälligt vinnas, men den dödes dom kommer att följa </w:t>
      </w:r>
      <w:proofErr w:type="spellStart"/>
      <w:r w:rsidRPr="00023073">
        <w:rPr>
          <w:rFonts w:ascii="Book Antiqua" w:hAnsi="Book Antiqua"/>
          <w:color w:val="000000"/>
          <w:sz w:val="22"/>
          <w:szCs w:val="22"/>
          <w:rPrChange w:id="2698" w:author="Niklas" w:date="2011-02-09T13:16:00Z">
            <w:rPr>
              <w:color w:val="000000"/>
              <w:sz w:val="24"/>
            </w:rPr>
          </w:rPrChange>
        </w:rPr>
        <w:t>Aima</w:t>
      </w:r>
      <w:proofErr w:type="spellEnd"/>
      <w:r w:rsidRPr="00023073">
        <w:rPr>
          <w:rFonts w:ascii="Book Antiqua" w:hAnsi="Book Antiqua"/>
          <w:color w:val="000000"/>
          <w:sz w:val="22"/>
          <w:szCs w:val="22"/>
          <w:rPrChange w:id="2699" w:author="Niklas" w:date="2011-02-09T13:16:00Z">
            <w:rPr>
              <w:color w:val="000000"/>
              <w:sz w:val="24"/>
            </w:rPr>
          </w:rPrChange>
        </w:rPr>
        <w:t xml:space="preserve"> så länge hon är i livet, och </w:t>
      </w:r>
      <w:ins w:id="2700" w:author="IT Tekniker" w:date="2011-02-03T09:36:00Z">
        <w:r w:rsidR="008906B3" w:rsidRPr="00023073">
          <w:rPr>
            <w:rFonts w:ascii="Book Antiqua" w:hAnsi="Book Antiqua"/>
            <w:color w:val="000000"/>
            <w:sz w:val="22"/>
            <w:szCs w:val="22"/>
            <w:rPrChange w:id="2701" w:author="Niklas" w:date="2011-02-09T13:16:00Z">
              <w:rPr>
                <w:color w:val="000000"/>
                <w:sz w:val="24"/>
              </w:rPr>
            </w:rPrChange>
          </w:rPr>
          <w:t>kanske</w:t>
        </w:r>
      </w:ins>
      <w:del w:id="2702" w:author="IT Tekniker" w:date="2011-02-03T09:36:00Z">
        <w:r w:rsidRPr="00023073" w:rsidDel="008906B3">
          <w:rPr>
            <w:rFonts w:ascii="Book Antiqua" w:hAnsi="Book Antiqua"/>
            <w:color w:val="000000"/>
            <w:sz w:val="22"/>
            <w:szCs w:val="22"/>
            <w:rPrChange w:id="2703" w:author="Niklas" w:date="2011-02-09T13:16:00Z">
              <w:rPr>
                <w:color w:val="000000"/>
                <w:sz w:val="24"/>
              </w:rPr>
            </w:rPrChange>
          </w:rPr>
          <w:delText>eventuellt även</w:delText>
        </w:r>
      </w:del>
      <w:r w:rsidRPr="00023073">
        <w:rPr>
          <w:rFonts w:ascii="Book Antiqua" w:hAnsi="Book Antiqua"/>
          <w:color w:val="000000"/>
          <w:sz w:val="22"/>
          <w:szCs w:val="22"/>
          <w:rPrChange w:id="2704" w:author="Niklas" w:date="2011-02-09T13:16:00Z">
            <w:rPr>
              <w:color w:val="000000"/>
              <w:sz w:val="24"/>
            </w:rPr>
          </w:rPrChange>
        </w:rPr>
        <w:t xml:space="preserve"> längre än så.</w:t>
      </w:r>
    </w:p>
    <w:p w:rsidR="006D632F" w:rsidRPr="00023073" w:rsidRDefault="006D632F">
      <w:pPr>
        <w:spacing w:line="276" w:lineRule="auto"/>
        <w:rPr>
          <w:rFonts w:ascii="Book Antiqua" w:hAnsi="Book Antiqua"/>
          <w:sz w:val="22"/>
          <w:szCs w:val="22"/>
          <w:rPrChange w:id="2705" w:author="Niklas" w:date="2011-02-09T13:16:00Z">
            <w:rPr>
              <w:sz w:val="24"/>
            </w:rPr>
          </w:rPrChange>
        </w:rPr>
        <w:pPrChange w:id="2706" w:author="Niklas" w:date="2011-02-09T13:18:00Z">
          <w:pPr>
            <w:spacing w:line="360" w:lineRule="auto"/>
          </w:pPr>
        </w:pPrChange>
      </w:pPr>
      <w:r w:rsidRPr="00023073">
        <w:rPr>
          <w:rFonts w:ascii="Book Antiqua" w:hAnsi="Book Antiqua"/>
          <w:sz w:val="22"/>
          <w:szCs w:val="22"/>
          <w:rPrChange w:id="2707" w:author="Niklas" w:date="2011-02-09T13:16:00Z">
            <w:rPr>
              <w:sz w:val="24"/>
            </w:rPr>
          </w:rPrChange>
        </w:rPr>
        <w:t xml:space="preserve">  Samtidigt som att stjäla, mörda och bedriva otukt anses vara grova brott borde varje tänkande individ ändå försöka förstå hur det i förstone har blivit så. Om den livsåskådning som förbjuder otukt skulle mätas mot naturvetenskaplig forskning och handling ställas mot hypotesprövning skulle man kunna ursäkta att man prövar att begå grova brott i syfte att lära sig något. I</w:t>
      </w:r>
      <w:r w:rsidRPr="00023073">
        <w:rPr>
          <w:rFonts w:ascii="Book Antiqua" w:hAnsi="Book Antiqua"/>
          <w:color w:val="000000"/>
          <w:sz w:val="22"/>
          <w:szCs w:val="22"/>
          <w:rPrChange w:id="2708" w:author="Niklas" w:date="2011-02-09T13:16:00Z">
            <w:rPr>
              <w:color w:val="000000"/>
              <w:sz w:val="24"/>
            </w:rPr>
          </w:rPrChange>
        </w:rPr>
        <w:t xml:space="preserve">nom vetenskapen förekommer det gång efter annan att något som dittills betraktats som felaktigt helt plötsligt revolutionerar synen på det som studeras, emedan alla övergrepp på vår kulturellt utstakade moral anses vara övergrepp på mänskligheten istället för ett steg framåt. Eftersom moral inte är något medfött utan istället ett </w:t>
      </w:r>
      <w:ins w:id="2709" w:author="IT Tekniker" w:date="2011-02-03T09:37:00Z">
        <w:r w:rsidR="008906B3" w:rsidRPr="00023073">
          <w:rPr>
            <w:rFonts w:ascii="Book Antiqua" w:hAnsi="Book Antiqua"/>
            <w:color w:val="000000"/>
            <w:sz w:val="22"/>
            <w:szCs w:val="22"/>
            <w:rPrChange w:id="2710" w:author="Niklas" w:date="2011-02-09T13:16:00Z">
              <w:rPr>
                <w:color w:val="000000"/>
                <w:sz w:val="24"/>
              </w:rPr>
            </w:rPrChange>
          </w:rPr>
          <w:t>konstruerat</w:t>
        </w:r>
      </w:ins>
      <w:del w:id="2711" w:author="IT Tekniker" w:date="2011-02-03T09:37:00Z">
        <w:r w:rsidRPr="00023073" w:rsidDel="008906B3">
          <w:rPr>
            <w:rFonts w:ascii="Book Antiqua" w:hAnsi="Book Antiqua"/>
            <w:color w:val="000000"/>
            <w:sz w:val="22"/>
            <w:szCs w:val="22"/>
            <w:rPrChange w:id="2712" w:author="Niklas" w:date="2011-02-09T13:16:00Z">
              <w:rPr>
                <w:color w:val="000000"/>
                <w:sz w:val="24"/>
              </w:rPr>
            </w:rPrChange>
          </w:rPr>
          <w:delText>allmänt</w:delText>
        </w:r>
      </w:del>
      <w:r w:rsidRPr="00023073">
        <w:rPr>
          <w:rFonts w:ascii="Book Antiqua" w:hAnsi="Book Antiqua"/>
          <w:color w:val="000000"/>
          <w:sz w:val="22"/>
          <w:szCs w:val="22"/>
          <w:rPrChange w:id="2713" w:author="Niklas" w:date="2011-02-09T13:16:00Z">
            <w:rPr>
              <w:color w:val="000000"/>
              <w:sz w:val="24"/>
            </w:rPr>
          </w:rPrChange>
        </w:rPr>
        <w:t xml:space="preserve"> </w:t>
      </w:r>
      <w:del w:id="2714" w:author="IT Tekniker" w:date="2011-02-03T09:37:00Z">
        <w:r w:rsidRPr="00023073" w:rsidDel="008906B3">
          <w:rPr>
            <w:rFonts w:ascii="Book Antiqua" w:hAnsi="Book Antiqua"/>
            <w:color w:val="000000"/>
            <w:sz w:val="22"/>
            <w:szCs w:val="22"/>
            <w:rPrChange w:id="2715" w:author="Niklas" w:date="2011-02-09T13:16:00Z">
              <w:rPr>
                <w:color w:val="000000"/>
                <w:sz w:val="24"/>
              </w:rPr>
            </w:rPrChange>
          </w:rPr>
          <w:delText xml:space="preserve">accepterat </w:delText>
        </w:r>
      </w:del>
      <w:r w:rsidRPr="00023073">
        <w:rPr>
          <w:rFonts w:ascii="Book Antiqua" w:hAnsi="Book Antiqua"/>
          <w:color w:val="000000"/>
          <w:sz w:val="22"/>
          <w:szCs w:val="22"/>
          <w:rPrChange w:id="2716" w:author="Niklas" w:date="2011-02-09T13:16:00Z">
            <w:rPr>
              <w:color w:val="000000"/>
              <w:sz w:val="24"/>
            </w:rPr>
          </w:rPrChange>
        </w:rPr>
        <w:t>ramverk för</w:t>
      </w:r>
      <w:ins w:id="2717" w:author="IT Tekniker" w:date="2011-02-03T09:38:00Z">
        <w:r w:rsidR="008906B3" w:rsidRPr="00023073">
          <w:rPr>
            <w:rFonts w:ascii="Book Antiqua" w:hAnsi="Book Antiqua"/>
            <w:color w:val="000000"/>
            <w:sz w:val="22"/>
            <w:szCs w:val="22"/>
            <w:rPrChange w:id="2718" w:author="Niklas" w:date="2011-02-09T13:16:00Z">
              <w:rPr>
                <w:color w:val="000000"/>
                <w:sz w:val="24"/>
              </w:rPr>
            </w:rPrChange>
          </w:rPr>
          <w:t xml:space="preserve"> </w:t>
        </w:r>
      </w:ins>
      <w:del w:id="2719" w:author="IT Tekniker" w:date="2011-02-03T09:38:00Z">
        <w:r w:rsidRPr="00023073" w:rsidDel="008906B3">
          <w:rPr>
            <w:rFonts w:ascii="Book Antiqua" w:hAnsi="Book Antiqua"/>
            <w:color w:val="000000"/>
            <w:sz w:val="22"/>
            <w:szCs w:val="22"/>
            <w:rPrChange w:id="2720" w:author="Niklas" w:date="2011-02-09T13:16:00Z">
              <w:rPr>
                <w:color w:val="000000"/>
                <w:sz w:val="24"/>
              </w:rPr>
            </w:rPrChange>
          </w:rPr>
          <w:delText xml:space="preserve"> </w:delText>
        </w:r>
      </w:del>
      <w:r w:rsidRPr="00023073">
        <w:rPr>
          <w:rFonts w:ascii="Book Antiqua" w:hAnsi="Book Antiqua"/>
          <w:color w:val="000000"/>
          <w:sz w:val="22"/>
          <w:szCs w:val="22"/>
          <w:rPrChange w:id="2721" w:author="Niklas" w:date="2011-02-09T13:16:00Z">
            <w:rPr>
              <w:color w:val="000000"/>
              <w:sz w:val="24"/>
            </w:rPr>
          </w:rPrChange>
        </w:rPr>
        <w:t>mänskligt beteende</w:t>
      </w:r>
      <w:ins w:id="2722" w:author="IT Tekniker" w:date="2011-02-03T09:38:00Z">
        <w:r w:rsidR="008906B3" w:rsidRPr="00023073">
          <w:rPr>
            <w:rFonts w:ascii="Book Antiqua" w:hAnsi="Book Antiqua"/>
            <w:color w:val="000000"/>
            <w:sz w:val="22"/>
            <w:szCs w:val="22"/>
            <w:rPrChange w:id="2723" w:author="Niklas" w:date="2011-02-09T13:16:00Z">
              <w:rPr>
                <w:color w:val="000000"/>
                <w:sz w:val="24"/>
              </w:rPr>
            </w:rPrChange>
          </w:rPr>
          <w:t xml:space="preserve"> i linje med guds budskap,</w:t>
        </w:r>
      </w:ins>
      <w:r w:rsidRPr="00023073">
        <w:rPr>
          <w:rFonts w:ascii="Book Antiqua" w:hAnsi="Book Antiqua"/>
          <w:color w:val="000000"/>
          <w:sz w:val="22"/>
          <w:szCs w:val="22"/>
          <w:rPrChange w:id="2724" w:author="Niklas" w:date="2011-02-09T13:16:00Z">
            <w:rPr>
              <w:color w:val="000000"/>
              <w:sz w:val="24"/>
            </w:rPr>
          </w:rPrChange>
        </w:rPr>
        <w:t xml:space="preserve"> borde man bryta mot dess konstruerade </w:t>
      </w:r>
      <w:r w:rsidRPr="00023073">
        <w:rPr>
          <w:rFonts w:ascii="Book Antiqua" w:hAnsi="Book Antiqua"/>
          <w:color w:val="000000"/>
          <w:sz w:val="22"/>
          <w:szCs w:val="22"/>
          <w:rPrChange w:id="2725" w:author="Niklas" w:date="2011-02-09T13:16:00Z">
            <w:rPr>
              <w:color w:val="000000"/>
              <w:sz w:val="24"/>
            </w:rPr>
          </w:rPrChange>
        </w:rPr>
        <w:lastRenderedPageBreak/>
        <w:t xml:space="preserve">regler och lagar för att utveckla mänskligheten. Kan människan bara lära sig att tänka i nya banor kan </w:t>
      </w:r>
      <w:ins w:id="2726" w:author="IT Tekniker" w:date="2011-02-03T09:42:00Z">
        <w:r w:rsidR="001347D9" w:rsidRPr="00023073">
          <w:rPr>
            <w:rFonts w:ascii="Book Antiqua" w:hAnsi="Book Antiqua"/>
            <w:color w:val="000000"/>
            <w:sz w:val="22"/>
            <w:szCs w:val="22"/>
            <w:rPrChange w:id="2727" w:author="Niklas" w:date="2011-02-09T13:16:00Z">
              <w:rPr>
                <w:color w:val="000000"/>
                <w:sz w:val="24"/>
              </w:rPr>
            </w:rPrChange>
          </w:rPr>
          <w:t>hon</w:t>
        </w:r>
      </w:ins>
      <w:del w:id="2728" w:author="IT Tekniker" w:date="2011-02-03T09:42:00Z">
        <w:r w:rsidRPr="00023073" w:rsidDel="001347D9">
          <w:rPr>
            <w:rFonts w:ascii="Book Antiqua" w:hAnsi="Book Antiqua"/>
            <w:color w:val="000000"/>
            <w:sz w:val="22"/>
            <w:szCs w:val="22"/>
            <w:rPrChange w:id="2729" w:author="Niklas" w:date="2011-02-09T13:16:00Z">
              <w:rPr>
                <w:color w:val="000000"/>
                <w:sz w:val="24"/>
              </w:rPr>
            </w:rPrChange>
          </w:rPr>
          <w:delText>de</w:delText>
        </w:r>
      </w:del>
      <w:r w:rsidRPr="00023073">
        <w:rPr>
          <w:rFonts w:ascii="Book Antiqua" w:hAnsi="Book Antiqua"/>
          <w:color w:val="000000"/>
          <w:sz w:val="22"/>
          <w:szCs w:val="22"/>
          <w:rPrChange w:id="2730" w:author="Niklas" w:date="2011-02-09T13:16:00Z">
            <w:rPr>
              <w:color w:val="000000"/>
              <w:sz w:val="24"/>
            </w:rPr>
          </w:rPrChange>
        </w:rPr>
        <w:t xml:space="preserve"> mycket väl börja leva på ett nytt sätt. </w:t>
      </w:r>
    </w:p>
    <w:p w:rsidR="006D632F" w:rsidRPr="00023073" w:rsidRDefault="006D632F">
      <w:pPr>
        <w:spacing w:line="276" w:lineRule="auto"/>
        <w:rPr>
          <w:rFonts w:ascii="Book Antiqua" w:hAnsi="Book Antiqua"/>
          <w:sz w:val="22"/>
          <w:szCs w:val="22"/>
          <w:rPrChange w:id="2731" w:author="Niklas" w:date="2011-02-09T13:16:00Z">
            <w:rPr>
              <w:sz w:val="24"/>
            </w:rPr>
          </w:rPrChange>
        </w:rPr>
        <w:pPrChange w:id="2732" w:author="Niklas" w:date="2011-02-09T13:18:00Z">
          <w:pPr>
            <w:spacing w:line="360" w:lineRule="auto"/>
          </w:pPr>
        </w:pPrChange>
      </w:pPr>
      <w:r w:rsidRPr="00023073">
        <w:rPr>
          <w:rFonts w:ascii="Book Antiqua" w:hAnsi="Book Antiqua"/>
          <w:sz w:val="22"/>
          <w:szCs w:val="22"/>
          <w:rPrChange w:id="2733" w:author="Niklas" w:date="2011-02-09T13:16:00Z">
            <w:rPr>
              <w:sz w:val="24"/>
            </w:rPr>
          </w:rPrChange>
        </w:rPr>
        <w:t xml:space="preserve">  </w:t>
      </w:r>
      <w:proofErr w:type="spellStart"/>
      <w:r w:rsidRPr="00023073">
        <w:rPr>
          <w:rFonts w:ascii="Book Antiqua" w:hAnsi="Book Antiqua"/>
          <w:sz w:val="22"/>
          <w:szCs w:val="22"/>
          <w:rPrChange w:id="2734" w:author="Niklas" w:date="2011-02-09T13:16:00Z">
            <w:rPr>
              <w:sz w:val="24"/>
            </w:rPr>
          </w:rPrChange>
        </w:rPr>
        <w:t>Aima</w:t>
      </w:r>
      <w:proofErr w:type="spellEnd"/>
      <w:r w:rsidRPr="00023073">
        <w:rPr>
          <w:rFonts w:ascii="Book Antiqua" w:hAnsi="Book Antiqua"/>
          <w:sz w:val="22"/>
          <w:szCs w:val="22"/>
          <w:rPrChange w:id="2735" w:author="Niklas" w:date="2011-02-09T13:16:00Z">
            <w:rPr>
              <w:sz w:val="24"/>
            </w:rPr>
          </w:rPrChange>
        </w:rPr>
        <w:t xml:space="preserve"> brister ut i våldsam gråt och jag slits ur mina tankar. Jag vill inget hellre än att trösta henne men vet att det är lönlöst. Tanken smärtar mig</w:t>
      </w:r>
      <w:ins w:id="2736" w:author="IT Tekniker" w:date="2011-02-03T09:43:00Z">
        <w:r w:rsidR="001347D9" w:rsidRPr="00023073">
          <w:rPr>
            <w:rFonts w:ascii="Book Antiqua" w:hAnsi="Book Antiqua"/>
            <w:sz w:val="22"/>
            <w:szCs w:val="22"/>
            <w:rPrChange w:id="2737" w:author="Niklas" w:date="2011-02-09T13:16:00Z">
              <w:rPr>
                <w:sz w:val="24"/>
              </w:rPr>
            </w:rPrChange>
          </w:rPr>
          <w:t xml:space="preserve"> givetvis. Samtidigt </w:t>
        </w:r>
      </w:ins>
      <w:del w:id="2738" w:author="IT Tekniker" w:date="2011-02-03T09:43:00Z">
        <w:r w:rsidRPr="00023073" w:rsidDel="001347D9">
          <w:rPr>
            <w:rFonts w:ascii="Book Antiqua" w:hAnsi="Book Antiqua"/>
            <w:sz w:val="22"/>
            <w:szCs w:val="22"/>
            <w:rPrChange w:id="2739" w:author="Niklas" w:date="2011-02-09T13:16:00Z">
              <w:rPr>
                <w:sz w:val="24"/>
              </w:rPr>
            </w:rPrChange>
          </w:rPr>
          <w:delText xml:space="preserve"> me</w:delText>
        </w:r>
      </w:del>
      <w:del w:id="2740" w:author="IT Tekniker" w:date="2011-02-03T09:44:00Z">
        <w:r w:rsidRPr="00023073" w:rsidDel="001347D9">
          <w:rPr>
            <w:rFonts w:ascii="Book Antiqua" w:hAnsi="Book Antiqua"/>
            <w:sz w:val="22"/>
            <w:szCs w:val="22"/>
            <w:rPrChange w:id="2741" w:author="Niklas" w:date="2011-02-09T13:16:00Z">
              <w:rPr>
                <w:sz w:val="24"/>
              </w:rPr>
            </w:rPrChange>
          </w:rPr>
          <w:delText xml:space="preserve">n det </w:delText>
        </w:r>
      </w:del>
      <w:r w:rsidRPr="00023073">
        <w:rPr>
          <w:rFonts w:ascii="Book Antiqua" w:hAnsi="Book Antiqua"/>
          <w:sz w:val="22"/>
          <w:szCs w:val="22"/>
          <w:rPrChange w:id="2742" w:author="Niklas" w:date="2011-02-09T13:16:00Z">
            <w:rPr>
              <w:sz w:val="24"/>
            </w:rPr>
          </w:rPrChange>
        </w:rPr>
        <w:t>känns</w:t>
      </w:r>
      <w:ins w:id="2743" w:author="IT Tekniker" w:date="2011-02-03T09:44:00Z">
        <w:r w:rsidR="001347D9" w:rsidRPr="00023073">
          <w:rPr>
            <w:rFonts w:ascii="Book Antiqua" w:hAnsi="Book Antiqua"/>
            <w:sz w:val="22"/>
            <w:szCs w:val="22"/>
            <w:rPrChange w:id="2744" w:author="Niklas" w:date="2011-02-09T13:16:00Z">
              <w:rPr>
                <w:sz w:val="24"/>
              </w:rPr>
            </w:rPrChange>
          </w:rPr>
          <w:t xml:space="preserve"> det</w:t>
        </w:r>
      </w:ins>
      <w:r w:rsidRPr="00023073">
        <w:rPr>
          <w:rFonts w:ascii="Book Antiqua" w:hAnsi="Book Antiqua"/>
          <w:sz w:val="22"/>
          <w:szCs w:val="22"/>
          <w:rPrChange w:id="2745" w:author="Niklas" w:date="2011-02-09T13:16:00Z">
            <w:rPr>
              <w:sz w:val="24"/>
            </w:rPr>
          </w:rPrChange>
        </w:rPr>
        <w:t xml:space="preserve"> </w:t>
      </w:r>
      <w:del w:id="2746" w:author="IT Tekniker" w:date="2011-02-03T09:43:00Z">
        <w:r w:rsidRPr="00023073" w:rsidDel="001347D9">
          <w:rPr>
            <w:rFonts w:ascii="Book Antiqua" w:hAnsi="Book Antiqua"/>
            <w:sz w:val="22"/>
            <w:szCs w:val="22"/>
            <w:rPrChange w:id="2747" w:author="Niklas" w:date="2011-02-09T13:16:00Z">
              <w:rPr>
                <w:sz w:val="24"/>
              </w:rPr>
            </w:rPrChange>
          </w:rPr>
          <w:delText xml:space="preserve">fjuttigt </w:delText>
        </w:r>
      </w:del>
      <w:ins w:id="2748" w:author="IT Tekniker" w:date="2011-02-03T09:43:00Z">
        <w:r w:rsidR="001347D9" w:rsidRPr="00023073">
          <w:rPr>
            <w:rFonts w:ascii="Book Antiqua" w:hAnsi="Book Antiqua"/>
            <w:sz w:val="22"/>
            <w:szCs w:val="22"/>
            <w:rPrChange w:id="2749" w:author="Niklas" w:date="2011-02-09T13:16:00Z">
              <w:rPr>
                <w:sz w:val="24"/>
              </w:rPr>
            </w:rPrChange>
          </w:rPr>
          <w:t xml:space="preserve">nästan fåfängt </w:t>
        </w:r>
      </w:ins>
      <w:r w:rsidRPr="00023073">
        <w:rPr>
          <w:rFonts w:ascii="Book Antiqua" w:hAnsi="Book Antiqua"/>
          <w:sz w:val="22"/>
          <w:szCs w:val="22"/>
          <w:rPrChange w:id="2750" w:author="Niklas" w:date="2011-02-09T13:16:00Z">
            <w:rPr>
              <w:sz w:val="24"/>
            </w:rPr>
          </w:rPrChange>
        </w:rPr>
        <w:t xml:space="preserve">att </w:t>
      </w:r>
      <w:ins w:id="2751" w:author="IT Tekniker" w:date="2011-02-03T09:43:00Z">
        <w:r w:rsidR="001347D9" w:rsidRPr="00023073">
          <w:rPr>
            <w:rFonts w:ascii="Book Antiqua" w:hAnsi="Book Antiqua"/>
            <w:sz w:val="22"/>
            <w:szCs w:val="22"/>
            <w:rPrChange w:id="2752" w:author="Niklas" w:date="2011-02-09T13:16:00Z">
              <w:rPr>
                <w:sz w:val="24"/>
              </w:rPr>
            </w:rPrChange>
          </w:rPr>
          <w:t>plågas</w:t>
        </w:r>
      </w:ins>
      <w:del w:id="2753" w:author="IT Tekniker" w:date="2011-02-03T09:43:00Z">
        <w:r w:rsidRPr="00023073" w:rsidDel="001347D9">
          <w:rPr>
            <w:rFonts w:ascii="Book Antiqua" w:hAnsi="Book Antiqua"/>
            <w:sz w:val="22"/>
            <w:szCs w:val="22"/>
            <w:rPrChange w:id="2754" w:author="Niklas" w:date="2011-02-09T13:16:00Z">
              <w:rPr>
                <w:sz w:val="24"/>
              </w:rPr>
            </w:rPrChange>
          </w:rPr>
          <w:delText>smärtas</w:delText>
        </w:r>
      </w:del>
      <w:r w:rsidRPr="00023073">
        <w:rPr>
          <w:rFonts w:ascii="Book Antiqua" w:hAnsi="Book Antiqua"/>
          <w:sz w:val="22"/>
          <w:szCs w:val="22"/>
          <w:rPrChange w:id="2755" w:author="Niklas" w:date="2011-02-09T13:16:00Z">
            <w:rPr>
              <w:sz w:val="24"/>
            </w:rPr>
          </w:rPrChange>
        </w:rPr>
        <w:t xml:space="preserve"> av vetskapen om vad andra genomlidit.</w:t>
      </w:r>
    </w:p>
    <w:p w:rsidR="006D632F" w:rsidRPr="00023073" w:rsidRDefault="006D632F">
      <w:pPr>
        <w:spacing w:line="276" w:lineRule="auto"/>
        <w:rPr>
          <w:rFonts w:ascii="Book Antiqua" w:hAnsi="Book Antiqua"/>
          <w:sz w:val="22"/>
          <w:szCs w:val="22"/>
          <w:rPrChange w:id="2756" w:author="Niklas" w:date="2011-02-09T13:16:00Z">
            <w:rPr>
              <w:sz w:val="24"/>
            </w:rPr>
          </w:rPrChange>
        </w:rPr>
        <w:pPrChange w:id="2757" w:author="Niklas" w:date="2011-02-09T13:18:00Z">
          <w:pPr>
            <w:spacing w:line="360" w:lineRule="auto"/>
          </w:pPr>
        </w:pPrChange>
      </w:pPr>
      <w:r w:rsidRPr="00023073">
        <w:rPr>
          <w:rFonts w:ascii="Book Antiqua" w:hAnsi="Book Antiqua"/>
          <w:sz w:val="22"/>
          <w:szCs w:val="22"/>
          <w:rPrChange w:id="2758" w:author="Niklas" w:date="2011-02-09T13:16:00Z">
            <w:rPr>
              <w:sz w:val="24"/>
            </w:rPr>
          </w:rPrChange>
        </w:rPr>
        <w:t xml:space="preserve">  Jag spänner kroppen och skjuter fram bröstet i ett försök att verka ståndaktig i hennes svåra stund, och håller om hennes hulkande kropp under tystnad. När hon lugnat ner sig något, frågar jag henne om det inte är bättre att gå lite i skogen för att skingra tankarna. Hon nickar tyst och jag hjälper henne på fötter.</w:t>
      </w:r>
    </w:p>
    <w:p w:rsidR="006D632F" w:rsidRPr="00023073" w:rsidRDefault="006D632F">
      <w:pPr>
        <w:spacing w:line="276" w:lineRule="auto"/>
        <w:rPr>
          <w:rFonts w:ascii="Book Antiqua" w:hAnsi="Book Antiqua"/>
          <w:sz w:val="22"/>
          <w:szCs w:val="22"/>
          <w:rPrChange w:id="2759" w:author="Niklas" w:date="2011-02-09T13:16:00Z">
            <w:rPr>
              <w:sz w:val="24"/>
            </w:rPr>
          </w:rPrChange>
        </w:rPr>
        <w:pPrChange w:id="2760" w:author="Niklas" w:date="2011-02-09T13:18:00Z">
          <w:pPr>
            <w:spacing w:line="360" w:lineRule="auto"/>
          </w:pPr>
        </w:pPrChange>
      </w:pPr>
      <w:r w:rsidRPr="00023073">
        <w:rPr>
          <w:rFonts w:ascii="Book Antiqua" w:hAnsi="Book Antiqua"/>
          <w:sz w:val="22"/>
          <w:szCs w:val="22"/>
          <w:rPrChange w:id="2761" w:author="Niklas" w:date="2011-02-09T13:16:00Z">
            <w:rPr>
              <w:sz w:val="24"/>
            </w:rPr>
          </w:rPrChange>
        </w:rPr>
        <w:t xml:space="preserve">  Med små tvekande steg går hon framför mig. Jag håller om hennes midja och styr henne upp mot skogsbrynet. En något igenvuxen stig blir synlig mellan buskarna. </w:t>
      </w:r>
      <w:proofErr w:type="spellStart"/>
      <w:r w:rsidRPr="00023073">
        <w:rPr>
          <w:rFonts w:ascii="Book Antiqua" w:hAnsi="Book Antiqua"/>
          <w:sz w:val="22"/>
          <w:szCs w:val="22"/>
          <w:rPrChange w:id="2762" w:author="Niklas" w:date="2011-02-09T13:16:00Z">
            <w:rPr>
              <w:sz w:val="24"/>
            </w:rPr>
          </w:rPrChange>
        </w:rPr>
        <w:t>Aima</w:t>
      </w:r>
      <w:proofErr w:type="spellEnd"/>
      <w:r w:rsidRPr="00023073">
        <w:rPr>
          <w:rFonts w:ascii="Book Antiqua" w:hAnsi="Book Antiqua"/>
          <w:sz w:val="22"/>
          <w:szCs w:val="22"/>
          <w:rPrChange w:id="2763" w:author="Niklas" w:date="2011-02-09T13:16:00Z">
            <w:rPr>
              <w:sz w:val="24"/>
            </w:rPr>
          </w:rPrChange>
        </w:rPr>
        <w:t xml:space="preserve"> tittar fortfarande ner i marken och jag tar hennes hand för leda oss fram. De uråldriga träden växer tätt ihop och kronorna bildar en någorlunda tätt tak ovanför oss, vilket gör att det är mörkare än ute vid stranden. Kanske är det så tjockt att regn knappt kan tränga igenom? Det blåser betydligt mindre här än vid sjön och det är tyst och stilla.</w:t>
      </w:r>
    </w:p>
    <w:p w:rsidR="006D632F" w:rsidRPr="00023073" w:rsidRDefault="006D632F">
      <w:pPr>
        <w:spacing w:line="276" w:lineRule="auto"/>
        <w:rPr>
          <w:rFonts w:ascii="Book Antiqua" w:hAnsi="Book Antiqua"/>
          <w:sz w:val="22"/>
          <w:szCs w:val="22"/>
          <w:rPrChange w:id="2764" w:author="Niklas" w:date="2011-02-09T13:16:00Z">
            <w:rPr>
              <w:sz w:val="24"/>
            </w:rPr>
          </w:rPrChange>
        </w:rPr>
        <w:pPrChange w:id="2765" w:author="Niklas" w:date="2011-02-09T13:18:00Z">
          <w:pPr>
            <w:spacing w:line="360" w:lineRule="auto"/>
          </w:pPr>
        </w:pPrChange>
      </w:pPr>
      <w:r w:rsidRPr="00023073">
        <w:rPr>
          <w:rFonts w:ascii="Book Antiqua" w:hAnsi="Book Antiqua"/>
          <w:sz w:val="22"/>
          <w:szCs w:val="22"/>
          <w:rPrChange w:id="2766" w:author="Niklas" w:date="2011-02-09T13:16:00Z">
            <w:rPr>
              <w:sz w:val="24"/>
            </w:rPr>
          </w:rPrChange>
        </w:rPr>
        <w:t xml:space="preserve">  Efter en liten stund släpper </w:t>
      </w:r>
      <w:proofErr w:type="spellStart"/>
      <w:r w:rsidRPr="00023073">
        <w:rPr>
          <w:rFonts w:ascii="Book Antiqua" w:hAnsi="Book Antiqua"/>
          <w:sz w:val="22"/>
          <w:szCs w:val="22"/>
          <w:rPrChange w:id="2767" w:author="Niklas" w:date="2011-02-09T13:16:00Z">
            <w:rPr>
              <w:sz w:val="24"/>
            </w:rPr>
          </w:rPrChange>
        </w:rPr>
        <w:t>Aima</w:t>
      </w:r>
      <w:proofErr w:type="spellEnd"/>
      <w:r w:rsidRPr="00023073">
        <w:rPr>
          <w:rFonts w:ascii="Book Antiqua" w:hAnsi="Book Antiqua"/>
          <w:sz w:val="22"/>
          <w:szCs w:val="22"/>
          <w:rPrChange w:id="2768" w:author="Niklas" w:date="2011-02-09T13:16:00Z">
            <w:rPr>
              <w:sz w:val="24"/>
            </w:rPr>
          </w:rPrChange>
        </w:rPr>
        <w:t xml:space="preserve"> min hand och jag låter henne vandra ensam. Stigen har upphört men marken är platt med bara några få mossbeklädda stenar och buskar mellan de enorma träden.</w:t>
      </w:r>
    </w:p>
    <w:p w:rsidR="006D632F" w:rsidRPr="00023073" w:rsidRDefault="006D632F">
      <w:pPr>
        <w:spacing w:line="276" w:lineRule="auto"/>
        <w:rPr>
          <w:rFonts w:ascii="Book Antiqua" w:hAnsi="Book Antiqua"/>
          <w:sz w:val="22"/>
          <w:szCs w:val="22"/>
          <w:rPrChange w:id="2769" w:author="Niklas" w:date="2011-02-09T13:16:00Z">
            <w:rPr>
              <w:sz w:val="24"/>
            </w:rPr>
          </w:rPrChange>
        </w:rPr>
        <w:pPrChange w:id="2770" w:author="Niklas" w:date="2011-02-09T13:18:00Z">
          <w:pPr>
            <w:spacing w:line="360" w:lineRule="auto"/>
          </w:pPr>
        </w:pPrChange>
      </w:pPr>
      <w:r w:rsidRPr="00023073">
        <w:rPr>
          <w:rFonts w:ascii="Book Antiqua" w:hAnsi="Book Antiqua"/>
          <w:sz w:val="22"/>
          <w:szCs w:val="22"/>
          <w:rPrChange w:id="2771" w:author="Niklas" w:date="2011-02-09T13:16:00Z">
            <w:rPr>
              <w:sz w:val="24"/>
            </w:rPr>
          </w:rPrChange>
        </w:rPr>
        <w:lastRenderedPageBreak/>
        <w:t xml:space="preserve">  När vi står där känner jag plötsligt hur det börjar svaja ovanför mig och vinka på ett besynnerligt sätt. Det är alldeles för kraftigt för att vara vinden och ändå inte våldsamt, utan för att påkalla min uppmärksamhet. Samtidigt börjar jag känna viskningar i öronen. Ordlösa ljud som meddelar mig på ett sätt som känns bekant någonstans ifrån, men ändå inte. En kraftig </w:t>
      </w:r>
      <w:proofErr w:type="spellStart"/>
      <w:r w:rsidRPr="00023073">
        <w:rPr>
          <w:rFonts w:ascii="Book Antiqua" w:hAnsi="Book Antiqua"/>
          <w:sz w:val="22"/>
          <w:szCs w:val="22"/>
          <w:rPrChange w:id="2772" w:author="Niklas" w:date="2011-02-09T13:16:00Z">
            <w:rPr>
              <w:sz w:val="24"/>
            </w:rPr>
          </w:rPrChange>
        </w:rPr>
        <w:t>jäspning</w:t>
      </w:r>
      <w:proofErr w:type="spellEnd"/>
      <w:r w:rsidRPr="00023073">
        <w:rPr>
          <w:rFonts w:ascii="Book Antiqua" w:hAnsi="Book Antiqua"/>
          <w:sz w:val="22"/>
          <w:szCs w:val="22"/>
          <w:rPrChange w:id="2773" w:author="Niklas" w:date="2011-02-09T13:16:00Z">
            <w:rPr>
              <w:sz w:val="24"/>
            </w:rPr>
          </w:rPrChange>
        </w:rPr>
        <w:t xml:space="preserve"> tvingar mina ögon att tåras. När jag sedan sluter dem slår det blixtar i mörkret, och när synen kommer tillbaka är världen annorlunda och ett avgrundsvrål stiger inom mig med orkanstyrka. Naturen sprakar när sinnesskärpan utvidgas till det yttersta.</w:t>
      </w:r>
    </w:p>
    <w:p w:rsidR="006D632F" w:rsidRPr="00023073" w:rsidRDefault="006D632F">
      <w:pPr>
        <w:spacing w:line="276" w:lineRule="auto"/>
        <w:rPr>
          <w:rFonts w:ascii="Book Antiqua" w:hAnsi="Book Antiqua"/>
          <w:sz w:val="22"/>
          <w:szCs w:val="22"/>
          <w:rPrChange w:id="2774" w:author="Niklas" w:date="2011-02-09T13:16:00Z">
            <w:rPr>
              <w:sz w:val="24"/>
            </w:rPr>
          </w:rPrChange>
        </w:rPr>
        <w:pPrChange w:id="2775" w:author="Niklas" w:date="2011-02-09T13:18:00Z">
          <w:pPr>
            <w:spacing w:line="360" w:lineRule="auto"/>
          </w:pPr>
        </w:pPrChange>
      </w:pPr>
      <w:del w:id="2776" w:author="IT Tekniker" w:date="2011-02-03T09:44:00Z">
        <w:r w:rsidRPr="00023073" w:rsidDel="001347D9">
          <w:rPr>
            <w:rFonts w:ascii="Book Antiqua" w:hAnsi="Book Antiqua"/>
            <w:sz w:val="22"/>
            <w:szCs w:val="22"/>
            <w:rPrChange w:id="2777" w:author="Niklas" w:date="2011-02-09T13:16:00Z">
              <w:rPr>
                <w:sz w:val="24"/>
              </w:rPr>
            </w:rPrChange>
          </w:rPr>
          <w:delText xml:space="preserve">  Är jag förhäxad? </w:delText>
        </w:r>
      </w:del>
      <w:ins w:id="2778" w:author="IT Tekniker" w:date="2011-02-03T09:44:00Z">
        <w:r w:rsidR="001347D9" w:rsidRPr="00023073">
          <w:rPr>
            <w:rFonts w:ascii="Book Antiqua" w:hAnsi="Book Antiqua"/>
            <w:sz w:val="22"/>
            <w:szCs w:val="22"/>
            <w:rPrChange w:id="2779" w:author="Niklas" w:date="2011-02-09T13:16:00Z">
              <w:rPr>
                <w:sz w:val="24"/>
              </w:rPr>
            </w:rPrChange>
          </w:rPr>
          <w:t xml:space="preserve">  </w:t>
        </w:r>
      </w:ins>
      <w:r w:rsidRPr="00023073">
        <w:rPr>
          <w:rFonts w:ascii="Book Antiqua" w:hAnsi="Book Antiqua"/>
          <w:sz w:val="22"/>
          <w:szCs w:val="22"/>
          <w:rPrChange w:id="2780" w:author="Niklas" w:date="2011-02-09T13:16:00Z">
            <w:rPr>
              <w:sz w:val="24"/>
            </w:rPr>
          </w:rPrChange>
        </w:rPr>
        <w:t>Den arvsynd som jag förträngt under så många år tar nu tillbaka mig med våld och tvingar mig till underkastelse! Vrålet stiger upp ur bröstet och spänner min hals och nacke till bristningsgränsen.</w:t>
      </w:r>
    </w:p>
    <w:p w:rsidR="006D632F" w:rsidRPr="00023073" w:rsidRDefault="006D632F">
      <w:pPr>
        <w:spacing w:line="276" w:lineRule="auto"/>
        <w:rPr>
          <w:rFonts w:ascii="Book Antiqua" w:hAnsi="Book Antiqua"/>
          <w:color w:val="000000"/>
          <w:sz w:val="22"/>
          <w:szCs w:val="22"/>
          <w:rPrChange w:id="2781" w:author="Niklas" w:date="2011-02-09T13:16:00Z">
            <w:rPr>
              <w:color w:val="000000"/>
              <w:sz w:val="24"/>
            </w:rPr>
          </w:rPrChange>
        </w:rPr>
        <w:pPrChange w:id="2782" w:author="Niklas" w:date="2011-02-09T13:18:00Z">
          <w:pPr>
            <w:spacing w:line="360" w:lineRule="auto"/>
          </w:pPr>
        </w:pPrChange>
      </w:pPr>
      <w:r w:rsidRPr="00023073">
        <w:rPr>
          <w:rFonts w:ascii="Book Antiqua" w:hAnsi="Book Antiqua"/>
          <w:sz w:val="22"/>
          <w:szCs w:val="22"/>
          <w:rPrChange w:id="2783" w:author="Niklas" w:date="2011-02-09T13:16:00Z">
            <w:rPr>
              <w:sz w:val="24"/>
            </w:rPr>
          </w:rPrChange>
        </w:rPr>
        <w:t xml:space="preserve">  Jag kastar mig över </w:t>
      </w:r>
      <w:proofErr w:type="spellStart"/>
      <w:r w:rsidRPr="00023073">
        <w:rPr>
          <w:rFonts w:ascii="Book Antiqua" w:hAnsi="Book Antiqua"/>
          <w:sz w:val="22"/>
          <w:szCs w:val="22"/>
          <w:rPrChange w:id="2784" w:author="Niklas" w:date="2011-02-09T13:16:00Z">
            <w:rPr>
              <w:sz w:val="24"/>
            </w:rPr>
          </w:rPrChange>
        </w:rPr>
        <w:t>Aima</w:t>
      </w:r>
      <w:proofErr w:type="spellEnd"/>
      <w:r w:rsidRPr="00023073">
        <w:rPr>
          <w:rFonts w:ascii="Book Antiqua" w:hAnsi="Book Antiqua"/>
          <w:sz w:val="22"/>
          <w:szCs w:val="22"/>
          <w:rPrChange w:id="2785" w:author="Niklas" w:date="2011-02-09T13:16:00Z">
            <w:rPr>
              <w:sz w:val="24"/>
            </w:rPr>
          </w:rPrChange>
        </w:rPr>
        <w:t xml:space="preserve"> och angriper hennes ansikte. Hennes n</w:t>
      </w:r>
      <w:r w:rsidRPr="00023073">
        <w:rPr>
          <w:rFonts w:ascii="Book Antiqua" w:hAnsi="Book Antiqua"/>
          <w:color w:val="000000"/>
          <w:sz w:val="22"/>
          <w:szCs w:val="22"/>
          <w:rPrChange w:id="2786" w:author="Niklas" w:date="2011-02-09T13:16:00Z">
            <w:rPr>
              <w:color w:val="000000"/>
              <w:sz w:val="24"/>
            </w:rPr>
          </w:rPrChange>
        </w:rPr>
        <w:t xml:space="preserve">äsa går i blod och jag håller ner henne mot marken. Hon sväljer blod. I min upphetsning biter jag tag i halsen och får grepp om struphuvudet. Det krasande ljudet hörs tydligt i mitt huvud och allt det röda väller fram på båda sidor av hennes bleka kött. Hon skriker inte. Hon bara gapar och från hennes hals </w:t>
      </w:r>
      <w:ins w:id="2787" w:author="IT Tekniker" w:date="2011-02-03T09:45:00Z">
        <w:r w:rsidR="001347D9" w:rsidRPr="00023073">
          <w:rPr>
            <w:rFonts w:ascii="Book Antiqua" w:hAnsi="Book Antiqua"/>
            <w:color w:val="000000"/>
            <w:sz w:val="22"/>
            <w:szCs w:val="22"/>
            <w:rPrChange w:id="2788" w:author="Niklas" w:date="2011-02-09T13:16:00Z">
              <w:rPr>
                <w:color w:val="000000"/>
                <w:sz w:val="24"/>
              </w:rPr>
            </w:rPrChange>
          </w:rPr>
          <w:t>hörs</w:t>
        </w:r>
      </w:ins>
      <w:del w:id="2789" w:author="IT Tekniker" w:date="2011-02-03T09:45:00Z">
        <w:r w:rsidRPr="00023073" w:rsidDel="001347D9">
          <w:rPr>
            <w:rFonts w:ascii="Book Antiqua" w:hAnsi="Book Antiqua"/>
            <w:color w:val="000000"/>
            <w:sz w:val="22"/>
            <w:szCs w:val="22"/>
            <w:rPrChange w:id="2790" w:author="Niklas" w:date="2011-02-09T13:16:00Z">
              <w:rPr>
                <w:color w:val="000000"/>
                <w:sz w:val="24"/>
              </w:rPr>
            </w:rPrChange>
          </w:rPr>
          <w:delText>kan man höra</w:delText>
        </w:r>
      </w:del>
      <w:r w:rsidRPr="00023073">
        <w:rPr>
          <w:rFonts w:ascii="Book Antiqua" w:hAnsi="Book Antiqua"/>
          <w:color w:val="000000"/>
          <w:sz w:val="22"/>
          <w:szCs w:val="22"/>
          <w:rPrChange w:id="2791" w:author="Niklas" w:date="2011-02-09T13:16:00Z">
            <w:rPr>
              <w:color w:val="000000"/>
              <w:sz w:val="24"/>
            </w:rPr>
          </w:rPrChange>
        </w:rPr>
        <w:t xml:space="preserve"> ett svagt klickande ljud.</w:t>
      </w:r>
    </w:p>
    <w:p w:rsidR="006D632F" w:rsidRPr="00023073" w:rsidRDefault="006D632F">
      <w:pPr>
        <w:spacing w:line="276" w:lineRule="auto"/>
        <w:rPr>
          <w:rFonts w:ascii="Book Antiqua" w:hAnsi="Book Antiqua"/>
          <w:color w:val="000000"/>
          <w:sz w:val="22"/>
          <w:szCs w:val="22"/>
          <w:rPrChange w:id="2792" w:author="Niklas" w:date="2011-02-09T13:16:00Z">
            <w:rPr>
              <w:color w:val="000000"/>
              <w:sz w:val="24"/>
            </w:rPr>
          </w:rPrChange>
        </w:rPr>
        <w:pPrChange w:id="2793" w:author="Niklas" w:date="2011-02-09T13:18:00Z">
          <w:pPr>
            <w:spacing w:line="360" w:lineRule="auto"/>
          </w:pPr>
        </w:pPrChange>
      </w:pPr>
      <w:r w:rsidRPr="00023073">
        <w:rPr>
          <w:rFonts w:ascii="Book Antiqua" w:hAnsi="Book Antiqua"/>
          <w:color w:val="000000"/>
          <w:sz w:val="22"/>
          <w:szCs w:val="22"/>
          <w:rPrChange w:id="2794" w:author="Niklas" w:date="2011-02-09T13:16:00Z">
            <w:rPr>
              <w:color w:val="000000"/>
              <w:sz w:val="24"/>
            </w:rPr>
          </w:rPrChange>
        </w:rPr>
        <w:t xml:space="preserve">  Stilla sätter jag mig upp och tittar på </w:t>
      </w:r>
      <w:proofErr w:type="spellStart"/>
      <w:r w:rsidRPr="00023073">
        <w:rPr>
          <w:rFonts w:ascii="Book Antiqua" w:hAnsi="Book Antiqua"/>
          <w:color w:val="000000"/>
          <w:sz w:val="22"/>
          <w:szCs w:val="22"/>
          <w:rPrChange w:id="2795" w:author="Niklas" w:date="2011-02-09T13:16:00Z">
            <w:rPr>
              <w:color w:val="000000"/>
              <w:sz w:val="24"/>
            </w:rPr>
          </w:rPrChange>
        </w:rPr>
        <w:t>Aima</w:t>
      </w:r>
      <w:proofErr w:type="spellEnd"/>
      <w:r w:rsidRPr="00023073">
        <w:rPr>
          <w:rFonts w:ascii="Book Antiqua" w:hAnsi="Book Antiqua"/>
          <w:color w:val="000000"/>
          <w:sz w:val="22"/>
          <w:szCs w:val="22"/>
          <w:rPrChange w:id="2796" w:author="Niklas" w:date="2011-02-09T13:16:00Z">
            <w:rPr>
              <w:color w:val="000000"/>
              <w:sz w:val="24"/>
            </w:rPr>
          </w:rPrChange>
        </w:rPr>
        <w:t xml:space="preserve">. </w:t>
      </w:r>
      <w:r w:rsidRPr="00023073">
        <w:rPr>
          <w:rFonts w:ascii="Book Antiqua" w:hAnsi="Book Antiqua"/>
          <w:sz w:val="22"/>
          <w:szCs w:val="22"/>
          <w:rPrChange w:id="2797" w:author="Niklas" w:date="2011-02-09T13:16:00Z">
            <w:rPr>
              <w:sz w:val="24"/>
            </w:rPr>
          </w:rPrChange>
        </w:rPr>
        <w:t>Hallå, ropar jag till henne. Nej, efter henne, för hon är redan död.</w:t>
      </w:r>
    </w:p>
    <w:p w:rsidR="006D632F" w:rsidRPr="00023073" w:rsidRDefault="006D632F">
      <w:pPr>
        <w:spacing w:line="276" w:lineRule="auto"/>
        <w:rPr>
          <w:rFonts w:ascii="Book Antiqua" w:hAnsi="Book Antiqua"/>
          <w:color w:val="000000"/>
          <w:sz w:val="22"/>
          <w:szCs w:val="22"/>
          <w:rPrChange w:id="2798" w:author="Niklas" w:date="2011-02-09T13:16:00Z">
            <w:rPr>
              <w:color w:val="000000"/>
              <w:sz w:val="24"/>
            </w:rPr>
          </w:rPrChange>
        </w:rPr>
        <w:pPrChange w:id="2799" w:author="Niklas" w:date="2011-02-09T13:18:00Z">
          <w:pPr>
            <w:spacing w:line="360" w:lineRule="auto"/>
          </w:pPr>
        </w:pPrChange>
      </w:pPr>
    </w:p>
    <w:p w:rsidR="006D632F" w:rsidRPr="00023073" w:rsidRDefault="006D632F">
      <w:pPr>
        <w:spacing w:line="276" w:lineRule="auto"/>
        <w:jc w:val="center"/>
        <w:rPr>
          <w:rFonts w:ascii="Book Antiqua" w:hAnsi="Book Antiqua"/>
          <w:color w:val="000000"/>
          <w:sz w:val="22"/>
          <w:szCs w:val="22"/>
          <w:rPrChange w:id="2800" w:author="Niklas" w:date="2011-02-09T13:16:00Z">
            <w:rPr>
              <w:color w:val="000000"/>
              <w:sz w:val="24"/>
            </w:rPr>
          </w:rPrChange>
        </w:rPr>
        <w:pPrChange w:id="2801" w:author="Niklas" w:date="2011-02-09T13:18:00Z">
          <w:pPr>
            <w:spacing w:line="360" w:lineRule="auto"/>
            <w:jc w:val="center"/>
          </w:pPr>
        </w:pPrChange>
      </w:pPr>
      <w:r w:rsidRPr="00023073">
        <w:rPr>
          <w:rFonts w:ascii="Book Antiqua" w:hAnsi="Book Antiqua"/>
          <w:color w:val="000000"/>
          <w:sz w:val="22"/>
          <w:szCs w:val="22"/>
          <w:rPrChange w:id="2802" w:author="Niklas" w:date="2011-02-09T13:16:00Z">
            <w:rPr>
              <w:color w:val="000000"/>
              <w:sz w:val="24"/>
            </w:rPr>
          </w:rPrChange>
        </w:rPr>
        <w:t>*</w:t>
      </w:r>
      <w:ins w:id="2803" w:author="Niklas Dahlman" w:date="2010-03-12T14:30:00Z">
        <w:r w:rsidRPr="00023073">
          <w:rPr>
            <w:rFonts w:ascii="Book Antiqua" w:hAnsi="Book Antiqua"/>
            <w:color w:val="000000"/>
            <w:sz w:val="22"/>
            <w:szCs w:val="22"/>
            <w:rPrChange w:id="2804" w:author="Niklas" w:date="2011-02-09T13:16:00Z">
              <w:rPr>
                <w:color w:val="000000"/>
                <w:sz w:val="24"/>
              </w:rPr>
            </w:rPrChange>
          </w:rPr>
          <w:t xml:space="preserve"> * *</w:t>
        </w:r>
      </w:ins>
    </w:p>
    <w:p w:rsidR="006D632F" w:rsidRPr="00023073" w:rsidRDefault="006D632F">
      <w:pPr>
        <w:spacing w:line="276" w:lineRule="auto"/>
        <w:rPr>
          <w:rFonts w:ascii="Book Antiqua" w:hAnsi="Book Antiqua"/>
          <w:color w:val="000000"/>
          <w:sz w:val="22"/>
          <w:szCs w:val="22"/>
          <w:rPrChange w:id="2805" w:author="Niklas" w:date="2011-02-09T13:16:00Z">
            <w:rPr>
              <w:color w:val="000000"/>
              <w:sz w:val="24"/>
            </w:rPr>
          </w:rPrChange>
        </w:rPr>
        <w:pPrChange w:id="2806" w:author="Niklas" w:date="2011-02-09T13:18:00Z">
          <w:pPr>
            <w:spacing w:line="360" w:lineRule="auto"/>
          </w:pPr>
        </w:pPrChange>
      </w:pPr>
    </w:p>
    <w:p w:rsidR="006D632F" w:rsidRPr="00023073" w:rsidRDefault="006D632F">
      <w:pPr>
        <w:spacing w:line="276" w:lineRule="auto"/>
        <w:rPr>
          <w:rFonts w:ascii="Book Antiqua" w:hAnsi="Book Antiqua"/>
          <w:sz w:val="22"/>
          <w:szCs w:val="22"/>
          <w:rPrChange w:id="2807" w:author="Niklas" w:date="2011-02-09T13:16:00Z">
            <w:rPr>
              <w:sz w:val="24"/>
            </w:rPr>
          </w:rPrChange>
        </w:rPr>
        <w:pPrChange w:id="2808" w:author="Niklas" w:date="2011-02-09T13:18:00Z">
          <w:pPr>
            <w:spacing w:line="360" w:lineRule="auto"/>
          </w:pPr>
        </w:pPrChange>
      </w:pPr>
      <w:r w:rsidRPr="00023073">
        <w:rPr>
          <w:rFonts w:ascii="Book Antiqua" w:hAnsi="Book Antiqua"/>
          <w:color w:val="000000"/>
          <w:sz w:val="22"/>
          <w:szCs w:val="22"/>
          <w:rPrChange w:id="2809" w:author="Niklas" w:date="2011-02-09T13:16:00Z">
            <w:rPr>
              <w:color w:val="000000"/>
              <w:sz w:val="24"/>
            </w:rPr>
          </w:rPrChange>
        </w:rPr>
        <w:t>Det är svårt att säga hur länge jag varit här, men en sak är säker. Jag har mördat! Hon är alldeles kall där hon ligger intill mig och jag klarar inte ens av att se på henne.</w:t>
      </w:r>
    </w:p>
    <w:p w:rsidR="006D632F" w:rsidRPr="00023073" w:rsidRDefault="006D632F">
      <w:pPr>
        <w:spacing w:line="276" w:lineRule="auto"/>
        <w:rPr>
          <w:rFonts w:ascii="Book Antiqua" w:hAnsi="Book Antiqua"/>
          <w:color w:val="000000"/>
          <w:sz w:val="22"/>
          <w:szCs w:val="22"/>
          <w:rPrChange w:id="2810" w:author="Niklas" w:date="2011-02-09T13:16:00Z">
            <w:rPr>
              <w:color w:val="000000"/>
              <w:sz w:val="24"/>
              <w:szCs w:val="24"/>
            </w:rPr>
          </w:rPrChange>
        </w:rPr>
        <w:pPrChange w:id="2811" w:author="Niklas" w:date="2011-02-09T13:18:00Z">
          <w:pPr>
            <w:spacing w:line="360" w:lineRule="auto"/>
          </w:pPr>
        </w:pPrChange>
      </w:pPr>
      <w:r w:rsidRPr="00023073">
        <w:rPr>
          <w:rFonts w:ascii="Book Antiqua" w:hAnsi="Book Antiqua"/>
          <w:color w:val="000000"/>
          <w:sz w:val="22"/>
          <w:szCs w:val="22"/>
          <w:rPrChange w:id="2812" w:author="Niklas" w:date="2011-02-09T13:16:00Z">
            <w:rPr>
              <w:color w:val="000000"/>
              <w:sz w:val="24"/>
            </w:rPr>
          </w:rPrChange>
        </w:rPr>
        <w:t xml:space="preserve">  Kvinnan som fått min åtrå att blomstra har i samma sekund som jag fått makten över henne fått min åtrå att vissna. När </w:t>
      </w:r>
      <w:proofErr w:type="spellStart"/>
      <w:r w:rsidRPr="00023073">
        <w:rPr>
          <w:rFonts w:ascii="Book Antiqua" w:hAnsi="Book Antiqua"/>
          <w:color w:val="000000"/>
          <w:sz w:val="22"/>
          <w:szCs w:val="22"/>
          <w:rPrChange w:id="2813" w:author="Niklas" w:date="2011-02-09T13:16:00Z">
            <w:rPr>
              <w:color w:val="000000"/>
              <w:sz w:val="24"/>
            </w:rPr>
          </w:rPrChange>
        </w:rPr>
        <w:t>Aima</w:t>
      </w:r>
      <w:proofErr w:type="spellEnd"/>
      <w:r w:rsidRPr="00023073">
        <w:rPr>
          <w:rFonts w:ascii="Book Antiqua" w:hAnsi="Book Antiqua"/>
          <w:color w:val="000000"/>
          <w:sz w:val="22"/>
          <w:szCs w:val="22"/>
          <w:rPrChange w:id="2814" w:author="Niklas" w:date="2011-02-09T13:16:00Z">
            <w:rPr>
              <w:color w:val="000000"/>
              <w:sz w:val="24"/>
            </w:rPr>
          </w:rPrChange>
        </w:rPr>
        <w:t xml:space="preserve"> nu är död intresserar hon mig inte längre. För bara några timmar sedan skulle jag kunnat ge mitt allt för få känna hennes kind mot min, men nu när jag har makt att göra precis vad jag vill är lustens låga som bortblåst. Istället frågar jag mig vad som kommer att hända mig i helvetet. Där får v</w:t>
      </w:r>
      <w:r w:rsidRPr="00023073">
        <w:rPr>
          <w:rFonts w:ascii="Book Antiqua" w:hAnsi="Book Antiqua"/>
          <w:sz w:val="22"/>
          <w:szCs w:val="22"/>
          <w:rPrChange w:id="2815" w:author="Niklas" w:date="2011-02-09T13:16:00Z">
            <w:rPr>
              <w:sz w:val="24"/>
              <w:szCs w:val="24"/>
            </w:rPr>
          </w:rPrChange>
        </w:rPr>
        <w:t xml:space="preserve">reda människor slita sönder varandra med tänderna och dränkas i floden </w:t>
      </w:r>
      <w:proofErr w:type="spellStart"/>
      <w:r w:rsidRPr="00023073">
        <w:rPr>
          <w:rFonts w:ascii="Book Antiqua" w:hAnsi="Book Antiqua"/>
          <w:sz w:val="22"/>
          <w:szCs w:val="22"/>
          <w:rPrChange w:id="2816" w:author="Niklas" w:date="2011-02-09T13:16:00Z">
            <w:rPr>
              <w:sz w:val="24"/>
              <w:szCs w:val="24"/>
            </w:rPr>
          </w:rPrChange>
        </w:rPr>
        <w:t>Styx</w:t>
      </w:r>
      <w:proofErr w:type="spellEnd"/>
      <w:r w:rsidRPr="00023073">
        <w:rPr>
          <w:rFonts w:ascii="Book Antiqua" w:hAnsi="Book Antiqua"/>
          <w:sz w:val="22"/>
          <w:szCs w:val="22"/>
          <w:rPrChange w:id="2817" w:author="Niklas" w:date="2011-02-09T13:16:00Z">
            <w:rPr>
              <w:sz w:val="24"/>
              <w:szCs w:val="24"/>
            </w:rPr>
          </w:rPrChange>
        </w:rPr>
        <w:t xml:space="preserve"> stinkande sörja. Plundrare och mördare sänks ned i kokande blod och bombarderas av kentaurernas pilar. Hädare tvingas vandra tillsammans med sodomiter i en brännhet öken medan vi beskjuts av små brinnande pilar. Förförare piskas av djävlar, tjuvar attackeras av ormar, alkemister drabbas av skabb och spetälska och den klåda som uppstår är så påträngande att man flår sig själv i sina försök att förhindra den.</w:t>
      </w:r>
    </w:p>
    <w:p w:rsidR="006D632F" w:rsidRPr="00023073" w:rsidRDefault="006D632F">
      <w:pPr>
        <w:spacing w:line="276" w:lineRule="auto"/>
        <w:rPr>
          <w:rFonts w:ascii="Book Antiqua" w:hAnsi="Book Antiqua"/>
          <w:color w:val="000000"/>
          <w:sz w:val="22"/>
          <w:szCs w:val="22"/>
          <w:rPrChange w:id="2818" w:author="Niklas" w:date="2011-02-09T13:16:00Z">
            <w:rPr>
              <w:color w:val="000000"/>
              <w:sz w:val="24"/>
            </w:rPr>
          </w:rPrChange>
        </w:rPr>
        <w:pPrChange w:id="2819" w:author="Niklas" w:date="2011-02-09T13:18:00Z">
          <w:pPr>
            <w:spacing w:line="360" w:lineRule="auto"/>
          </w:pPr>
        </w:pPrChange>
      </w:pPr>
      <w:r w:rsidRPr="00023073">
        <w:rPr>
          <w:rFonts w:ascii="Book Antiqua" w:hAnsi="Book Antiqua"/>
          <w:color w:val="000000"/>
          <w:sz w:val="22"/>
          <w:szCs w:val="22"/>
          <w:rPrChange w:id="2820" w:author="Niklas" w:date="2011-02-09T13:16:00Z">
            <w:rPr>
              <w:color w:val="000000"/>
              <w:sz w:val="24"/>
              <w:szCs w:val="24"/>
            </w:rPr>
          </w:rPrChange>
        </w:rPr>
        <w:t xml:space="preserve">  Under min hand ligger något av metall. Det är ett litet etui av silver. Jag öppnar det och finner det tomt. På lockets insida finns en spegel och jag skräms av bilden av mitt eget ansikte. Är det här bilden av en mördare? En blodsugare och egenmäktig </w:t>
      </w:r>
      <w:r w:rsidRPr="00023073">
        <w:rPr>
          <w:rFonts w:ascii="Book Antiqua" w:hAnsi="Book Antiqua"/>
          <w:sz w:val="22"/>
          <w:szCs w:val="22"/>
          <w:rPrChange w:id="2821" w:author="Niklas" w:date="2011-02-09T13:16:00Z">
            <w:rPr>
              <w:sz w:val="24"/>
            </w:rPr>
          </w:rPrChange>
        </w:rPr>
        <w:t>skarprättare?</w:t>
      </w:r>
    </w:p>
    <w:p w:rsidR="006D632F" w:rsidRPr="00023073" w:rsidRDefault="006D632F">
      <w:pPr>
        <w:spacing w:line="276" w:lineRule="auto"/>
        <w:rPr>
          <w:rFonts w:ascii="Book Antiqua" w:hAnsi="Book Antiqua"/>
          <w:sz w:val="22"/>
          <w:szCs w:val="22"/>
          <w:rPrChange w:id="2822" w:author="Niklas" w:date="2011-02-09T13:16:00Z">
            <w:rPr>
              <w:sz w:val="24"/>
            </w:rPr>
          </w:rPrChange>
        </w:rPr>
        <w:pPrChange w:id="2823" w:author="Niklas" w:date="2011-02-09T13:18:00Z">
          <w:pPr>
            <w:spacing w:line="360" w:lineRule="auto"/>
          </w:pPr>
        </w:pPrChange>
      </w:pPr>
      <w:r w:rsidRPr="00023073">
        <w:rPr>
          <w:rFonts w:ascii="Book Antiqua" w:hAnsi="Book Antiqua"/>
          <w:sz w:val="22"/>
          <w:szCs w:val="22"/>
          <w:rPrChange w:id="2824" w:author="Niklas" w:date="2011-02-09T13:16:00Z">
            <w:rPr>
              <w:sz w:val="24"/>
            </w:rPr>
          </w:rPrChange>
        </w:rPr>
        <w:t xml:space="preserve">  Jag stoppar etuiet i fickan och reser mig upp. Jag vill ha kvar det för att komma ihåg </w:t>
      </w:r>
      <w:proofErr w:type="spellStart"/>
      <w:r w:rsidRPr="00023073">
        <w:rPr>
          <w:rFonts w:ascii="Book Antiqua" w:hAnsi="Book Antiqua"/>
          <w:sz w:val="22"/>
          <w:szCs w:val="22"/>
          <w:rPrChange w:id="2825" w:author="Niklas" w:date="2011-02-09T13:16:00Z">
            <w:rPr>
              <w:sz w:val="24"/>
            </w:rPr>
          </w:rPrChange>
        </w:rPr>
        <w:t>Aima</w:t>
      </w:r>
      <w:proofErr w:type="spellEnd"/>
      <w:r w:rsidRPr="00023073">
        <w:rPr>
          <w:rFonts w:ascii="Book Antiqua" w:hAnsi="Book Antiqua"/>
          <w:sz w:val="22"/>
          <w:szCs w:val="22"/>
          <w:rPrChange w:id="2826" w:author="Niklas" w:date="2011-02-09T13:16:00Z">
            <w:rPr>
              <w:sz w:val="24"/>
            </w:rPr>
          </w:rPrChange>
        </w:rPr>
        <w:t xml:space="preserve"> men också som ett </w:t>
      </w:r>
      <w:r w:rsidRPr="00023073">
        <w:rPr>
          <w:rFonts w:ascii="Book Antiqua" w:hAnsi="Book Antiqua"/>
          <w:sz w:val="22"/>
          <w:szCs w:val="22"/>
          <w:rPrChange w:id="2827" w:author="Niklas" w:date="2011-02-09T13:16:00Z">
            <w:rPr>
              <w:sz w:val="24"/>
            </w:rPr>
          </w:rPrChange>
        </w:rPr>
        <w:lastRenderedPageBreak/>
        <w:t xml:space="preserve">bevis på mitt brott. Helst hade jag inte heller velat gå därifrån utan att ha efterlämnat ett enda minne, trots att vi bara kunde äga varandra under några stulna ögonblick. </w:t>
      </w:r>
    </w:p>
    <w:p w:rsidR="006D632F" w:rsidRPr="00023073" w:rsidRDefault="006D632F">
      <w:pPr>
        <w:spacing w:line="276" w:lineRule="auto"/>
        <w:rPr>
          <w:rFonts w:ascii="Book Antiqua" w:hAnsi="Book Antiqua"/>
          <w:sz w:val="22"/>
          <w:szCs w:val="22"/>
          <w:rPrChange w:id="2828" w:author="Niklas" w:date="2011-02-09T13:16:00Z">
            <w:rPr>
              <w:sz w:val="24"/>
            </w:rPr>
          </w:rPrChange>
        </w:rPr>
        <w:pPrChange w:id="2829" w:author="Niklas" w:date="2011-02-09T13:18:00Z">
          <w:pPr>
            <w:spacing w:line="360" w:lineRule="auto"/>
          </w:pPr>
        </w:pPrChange>
      </w:pPr>
      <w:r w:rsidRPr="00023073">
        <w:rPr>
          <w:rFonts w:ascii="Book Antiqua" w:hAnsi="Book Antiqua"/>
          <w:sz w:val="22"/>
          <w:szCs w:val="22"/>
          <w:rPrChange w:id="2830" w:author="Niklas" w:date="2011-02-09T13:16:00Z">
            <w:rPr>
              <w:sz w:val="24"/>
            </w:rPr>
          </w:rPrChange>
        </w:rPr>
        <w:t xml:space="preserve">  Ute på stranden står fuxen kvar. När jag närmar mig börjar den frusta och</w:t>
      </w:r>
      <w:del w:id="2831" w:author="IT Tekniker" w:date="2011-02-03T09:45:00Z">
        <w:r w:rsidRPr="00023073" w:rsidDel="001347D9">
          <w:rPr>
            <w:rFonts w:ascii="Book Antiqua" w:hAnsi="Book Antiqua"/>
            <w:sz w:val="22"/>
            <w:szCs w:val="22"/>
            <w:rPrChange w:id="2832" w:author="Niklas" w:date="2011-02-09T13:16:00Z">
              <w:rPr>
                <w:sz w:val="24"/>
              </w:rPr>
            </w:rPrChange>
          </w:rPr>
          <w:delText xml:space="preserve"> markerar att ingen får närma sig. Den</w:delText>
        </w:r>
      </w:del>
      <w:r w:rsidRPr="00023073">
        <w:rPr>
          <w:rFonts w:ascii="Book Antiqua" w:hAnsi="Book Antiqua"/>
          <w:sz w:val="22"/>
          <w:szCs w:val="22"/>
          <w:rPrChange w:id="2833" w:author="Niklas" w:date="2011-02-09T13:16:00Z">
            <w:rPr>
              <w:sz w:val="24"/>
            </w:rPr>
          </w:rPrChange>
        </w:rPr>
        <w:t xml:space="preserve"> svettas ymnigt</w:t>
      </w:r>
      <w:ins w:id="2834" w:author="IT Tekniker" w:date="2011-02-03T09:45:00Z">
        <w:r w:rsidR="001347D9" w:rsidRPr="00023073">
          <w:rPr>
            <w:rFonts w:ascii="Book Antiqua" w:hAnsi="Book Antiqua"/>
            <w:sz w:val="22"/>
            <w:szCs w:val="22"/>
            <w:rPrChange w:id="2835" w:author="Niklas" w:date="2011-02-09T13:16:00Z">
              <w:rPr>
                <w:sz w:val="24"/>
              </w:rPr>
            </w:rPrChange>
          </w:rPr>
          <w:t>. K</w:t>
        </w:r>
      </w:ins>
      <w:del w:id="2836" w:author="IT Tekniker" w:date="2011-02-03T09:46:00Z">
        <w:r w:rsidRPr="00023073" w:rsidDel="001347D9">
          <w:rPr>
            <w:rFonts w:ascii="Book Antiqua" w:hAnsi="Book Antiqua"/>
            <w:sz w:val="22"/>
            <w:szCs w:val="22"/>
            <w:rPrChange w:id="2837" w:author="Niklas" w:date="2011-02-09T13:16:00Z">
              <w:rPr>
                <w:sz w:val="24"/>
              </w:rPr>
            </w:rPrChange>
          </w:rPr>
          <w:delText xml:space="preserve"> och k</w:delText>
        </w:r>
      </w:del>
      <w:r w:rsidRPr="00023073">
        <w:rPr>
          <w:rFonts w:ascii="Book Antiqua" w:hAnsi="Book Antiqua"/>
          <w:sz w:val="22"/>
          <w:szCs w:val="22"/>
          <w:rPrChange w:id="2838" w:author="Niklas" w:date="2011-02-09T13:16:00Z">
            <w:rPr>
              <w:sz w:val="24"/>
            </w:rPr>
          </w:rPrChange>
        </w:rPr>
        <w:t>anske kan den känna att dess ägare är bragd om livet?</w:t>
      </w:r>
    </w:p>
    <w:p w:rsidR="006D632F" w:rsidRPr="00023073" w:rsidRDefault="006D632F">
      <w:pPr>
        <w:spacing w:line="276" w:lineRule="auto"/>
        <w:rPr>
          <w:rFonts w:ascii="Book Antiqua" w:hAnsi="Book Antiqua"/>
          <w:sz w:val="22"/>
          <w:szCs w:val="22"/>
          <w:rPrChange w:id="2839" w:author="Niklas" w:date="2011-02-09T13:16:00Z">
            <w:rPr>
              <w:sz w:val="24"/>
            </w:rPr>
          </w:rPrChange>
        </w:rPr>
        <w:pPrChange w:id="2840" w:author="Niklas" w:date="2011-02-09T13:18:00Z">
          <w:pPr>
            <w:spacing w:line="360" w:lineRule="auto"/>
          </w:pPr>
        </w:pPrChange>
      </w:pPr>
      <w:r w:rsidRPr="00023073">
        <w:rPr>
          <w:rFonts w:ascii="Book Antiqua" w:hAnsi="Book Antiqua"/>
          <w:sz w:val="22"/>
          <w:szCs w:val="22"/>
          <w:rPrChange w:id="2841" w:author="Niklas" w:date="2011-02-09T13:16:00Z">
            <w:rPr>
              <w:sz w:val="24"/>
            </w:rPr>
          </w:rPrChange>
        </w:rPr>
        <w:t xml:space="preserve">  Det som återstår är att till fots ta sig tillbaka till Marseilles och jag ser ingen anledning att tveka. Jag börjar traska i vad jag tror är norrgående riktning. Egentligen räcker det att komma ut ur skogen och fram till åkrarna för att se stadsgränsen och därefter ta sikte. </w:t>
      </w:r>
    </w:p>
    <w:p w:rsidR="006D632F" w:rsidRPr="00023073" w:rsidRDefault="006D632F">
      <w:pPr>
        <w:spacing w:line="276" w:lineRule="auto"/>
        <w:rPr>
          <w:rFonts w:ascii="Book Antiqua" w:hAnsi="Book Antiqua"/>
          <w:sz w:val="22"/>
          <w:szCs w:val="22"/>
          <w:rPrChange w:id="2842" w:author="Niklas" w:date="2011-02-09T13:16:00Z">
            <w:rPr>
              <w:sz w:val="24"/>
            </w:rPr>
          </w:rPrChange>
        </w:rPr>
        <w:pPrChange w:id="2843" w:author="Niklas" w:date="2011-02-09T13:18:00Z">
          <w:pPr>
            <w:spacing w:line="360" w:lineRule="auto"/>
          </w:pPr>
        </w:pPrChange>
      </w:pPr>
    </w:p>
    <w:p w:rsidR="006D632F" w:rsidRPr="00023073" w:rsidRDefault="006D632F">
      <w:pPr>
        <w:spacing w:line="276" w:lineRule="auto"/>
        <w:jc w:val="center"/>
        <w:rPr>
          <w:rFonts w:ascii="Book Antiqua" w:hAnsi="Book Antiqua"/>
          <w:sz w:val="22"/>
          <w:szCs w:val="22"/>
          <w:rPrChange w:id="2844" w:author="Niklas" w:date="2011-02-09T13:16:00Z">
            <w:rPr>
              <w:sz w:val="24"/>
            </w:rPr>
          </w:rPrChange>
        </w:rPr>
        <w:pPrChange w:id="2845" w:author="Niklas" w:date="2011-02-09T13:18:00Z">
          <w:pPr>
            <w:spacing w:line="360" w:lineRule="auto"/>
            <w:jc w:val="center"/>
          </w:pPr>
        </w:pPrChange>
      </w:pPr>
      <w:r w:rsidRPr="00023073">
        <w:rPr>
          <w:rFonts w:ascii="Book Antiqua" w:hAnsi="Book Antiqua"/>
          <w:sz w:val="22"/>
          <w:szCs w:val="22"/>
          <w:rPrChange w:id="2846" w:author="Niklas" w:date="2011-02-09T13:16:00Z">
            <w:rPr>
              <w:sz w:val="24"/>
            </w:rPr>
          </w:rPrChange>
        </w:rPr>
        <w:t>*</w:t>
      </w:r>
      <w:ins w:id="2847" w:author="Niklas Dahlman" w:date="2010-03-12T14:34:00Z">
        <w:r w:rsidRPr="00023073">
          <w:rPr>
            <w:rFonts w:ascii="Book Antiqua" w:hAnsi="Book Antiqua"/>
            <w:sz w:val="22"/>
            <w:szCs w:val="22"/>
            <w:rPrChange w:id="2848" w:author="Niklas" w:date="2011-02-09T13:16:00Z">
              <w:rPr>
                <w:sz w:val="24"/>
              </w:rPr>
            </w:rPrChange>
          </w:rPr>
          <w:t xml:space="preserve"> * *</w:t>
        </w:r>
      </w:ins>
    </w:p>
    <w:p w:rsidR="006D632F" w:rsidRPr="00023073" w:rsidRDefault="006D632F">
      <w:pPr>
        <w:spacing w:line="276" w:lineRule="auto"/>
        <w:jc w:val="center"/>
        <w:rPr>
          <w:rFonts w:ascii="Book Antiqua" w:hAnsi="Book Antiqua"/>
          <w:sz w:val="22"/>
          <w:szCs w:val="22"/>
          <w:rPrChange w:id="2849" w:author="Niklas" w:date="2011-02-09T13:16:00Z">
            <w:rPr>
              <w:sz w:val="24"/>
            </w:rPr>
          </w:rPrChange>
        </w:rPr>
        <w:pPrChange w:id="2850" w:author="Niklas" w:date="2011-02-09T13:18:00Z">
          <w:pPr>
            <w:spacing w:line="360" w:lineRule="auto"/>
            <w:jc w:val="center"/>
          </w:pPr>
        </w:pPrChange>
      </w:pPr>
    </w:p>
    <w:p w:rsidR="006D632F" w:rsidRPr="00023073" w:rsidRDefault="006D632F">
      <w:pPr>
        <w:spacing w:line="276" w:lineRule="auto"/>
        <w:rPr>
          <w:rFonts w:ascii="Book Antiqua" w:hAnsi="Book Antiqua"/>
          <w:sz w:val="22"/>
          <w:szCs w:val="22"/>
          <w:rPrChange w:id="2851" w:author="Niklas" w:date="2011-02-09T13:16:00Z">
            <w:rPr>
              <w:sz w:val="24"/>
            </w:rPr>
          </w:rPrChange>
        </w:rPr>
        <w:pPrChange w:id="2852" w:author="Niklas" w:date="2011-02-09T13:18:00Z">
          <w:pPr>
            <w:spacing w:line="360" w:lineRule="auto"/>
          </w:pPr>
        </w:pPrChange>
      </w:pPr>
      <w:r w:rsidRPr="00023073">
        <w:rPr>
          <w:rFonts w:ascii="Book Antiqua" w:hAnsi="Book Antiqua"/>
          <w:sz w:val="22"/>
          <w:szCs w:val="22"/>
          <w:rPrChange w:id="2853" w:author="Niklas" w:date="2011-02-09T13:16:00Z">
            <w:rPr>
              <w:sz w:val="24"/>
            </w:rPr>
          </w:rPrChange>
        </w:rPr>
        <w:t xml:space="preserve">Skogen är tät och det är svårt att ta sig fram. Man kan nästan höra de döda andarnas halvt kvävda suckar mellan träden, när taggiga grenar hakar fast i kläderna och håret, och händerna och ansiktet rivs blodiga på buskar och snår. Om det bara fanns en stig att följa! Det blir hela tiden varmare och nästan kvavt efter ett tag. </w:t>
      </w:r>
      <w:del w:id="2854" w:author="IT Tekniker" w:date="2011-02-03T09:46:00Z">
        <w:r w:rsidRPr="00023073" w:rsidDel="0032342D">
          <w:rPr>
            <w:rFonts w:ascii="Book Antiqua" w:hAnsi="Book Antiqua"/>
            <w:sz w:val="22"/>
            <w:szCs w:val="22"/>
            <w:rPrChange w:id="2855" w:author="Niklas" w:date="2011-02-09T13:16:00Z">
              <w:rPr>
                <w:sz w:val="24"/>
              </w:rPr>
            </w:rPrChange>
          </w:rPr>
          <w:delText xml:space="preserve">Antagligen </w:delText>
        </w:r>
      </w:del>
      <w:ins w:id="2856" w:author="IT Tekniker" w:date="2011-02-03T09:46:00Z">
        <w:r w:rsidR="0032342D" w:rsidRPr="00023073">
          <w:rPr>
            <w:rFonts w:ascii="Book Antiqua" w:hAnsi="Book Antiqua"/>
            <w:sz w:val="22"/>
            <w:szCs w:val="22"/>
            <w:rPrChange w:id="2857" w:author="Niklas" w:date="2011-02-09T13:16:00Z">
              <w:rPr>
                <w:sz w:val="24"/>
              </w:rPr>
            </w:rPrChange>
          </w:rPr>
          <w:t xml:space="preserve">Förmodligen </w:t>
        </w:r>
      </w:ins>
      <w:r w:rsidRPr="00023073">
        <w:rPr>
          <w:rFonts w:ascii="Book Antiqua" w:hAnsi="Book Antiqua"/>
          <w:sz w:val="22"/>
          <w:szCs w:val="22"/>
          <w:rPrChange w:id="2858" w:author="Niklas" w:date="2011-02-09T13:16:00Z">
            <w:rPr>
              <w:sz w:val="24"/>
            </w:rPr>
          </w:rPrChange>
        </w:rPr>
        <w:t xml:space="preserve">är det </w:t>
      </w:r>
      <w:ins w:id="2859" w:author="IT Tekniker" w:date="2010-08-18T16:09:00Z">
        <w:r w:rsidR="006920B6" w:rsidRPr="00023073">
          <w:rPr>
            <w:rFonts w:ascii="Book Antiqua" w:hAnsi="Book Antiqua"/>
            <w:sz w:val="22"/>
            <w:szCs w:val="22"/>
            <w:rPrChange w:id="2860" w:author="Niklas" w:date="2011-02-09T13:16:00Z">
              <w:rPr>
                <w:sz w:val="24"/>
              </w:rPr>
            </w:rPrChange>
          </w:rPr>
          <w:t>tidig morgon.</w:t>
        </w:r>
      </w:ins>
      <w:commentRangeStart w:id="2861"/>
      <w:del w:id="2862" w:author="IT Tekniker" w:date="2010-08-18T16:09:00Z">
        <w:r w:rsidRPr="00023073" w:rsidDel="006920B6">
          <w:rPr>
            <w:rFonts w:ascii="Book Antiqua" w:hAnsi="Book Antiqua"/>
            <w:sz w:val="22"/>
            <w:szCs w:val="22"/>
            <w:rPrChange w:id="2863" w:author="Niklas" w:date="2011-02-09T13:16:00Z">
              <w:rPr>
                <w:sz w:val="24"/>
              </w:rPr>
            </w:rPrChange>
          </w:rPr>
          <w:delText>förmiddag</w:delText>
        </w:r>
      </w:del>
      <w:commentRangeEnd w:id="2861"/>
      <w:r w:rsidRPr="00023073">
        <w:rPr>
          <w:rStyle w:val="CommentReference"/>
          <w:rFonts w:ascii="Book Antiqua" w:hAnsi="Book Antiqua"/>
          <w:vanish/>
          <w:sz w:val="22"/>
          <w:szCs w:val="22"/>
          <w:rPrChange w:id="2864" w:author="Niklas" w:date="2011-02-09T13:16:00Z">
            <w:rPr>
              <w:rStyle w:val="CommentReference"/>
              <w:vanish/>
            </w:rPr>
          </w:rPrChange>
        </w:rPr>
        <w:commentReference w:id="2861"/>
      </w:r>
      <w:del w:id="2865" w:author="IT Tekniker" w:date="2010-08-18T16:09:00Z">
        <w:r w:rsidRPr="00023073" w:rsidDel="006920B6">
          <w:rPr>
            <w:rFonts w:ascii="Book Antiqua" w:hAnsi="Book Antiqua"/>
            <w:sz w:val="22"/>
            <w:szCs w:val="22"/>
            <w:rPrChange w:id="2866" w:author="Niklas" w:date="2011-02-09T13:16:00Z">
              <w:rPr>
                <w:sz w:val="24"/>
              </w:rPr>
            </w:rPrChange>
          </w:rPr>
          <w:delText>.</w:delText>
        </w:r>
      </w:del>
    </w:p>
    <w:p w:rsidR="006D632F" w:rsidRPr="00023073" w:rsidRDefault="006D632F">
      <w:pPr>
        <w:spacing w:line="276" w:lineRule="auto"/>
        <w:rPr>
          <w:rFonts w:ascii="Book Antiqua" w:hAnsi="Book Antiqua"/>
          <w:sz w:val="22"/>
          <w:szCs w:val="22"/>
          <w:rPrChange w:id="2867" w:author="Niklas" w:date="2011-02-09T13:16:00Z">
            <w:rPr>
              <w:sz w:val="24"/>
            </w:rPr>
          </w:rPrChange>
        </w:rPr>
        <w:pPrChange w:id="2868" w:author="Niklas" w:date="2011-02-09T13:18:00Z">
          <w:pPr>
            <w:spacing w:line="360" w:lineRule="auto"/>
          </w:pPr>
        </w:pPrChange>
      </w:pPr>
      <w:r w:rsidRPr="00023073">
        <w:rPr>
          <w:rFonts w:ascii="Book Antiqua" w:hAnsi="Book Antiqua"/>
          <w:sz w:val="22"/>
          <w:szCs w:val="22"/>
          <w:rPrChange w:id="2869" w:author="Niklas" w:date="2011-02-09T13:16:00Z">
            <w:rPr>
              <w:sz w:val="24"/>
            </w:rPr>
          </w:rPrChange>
        </w:rPr>
        <w:t xml:space="preserve">  Hur kommer det sig att en mördare vill avlägsna sig från brottsplatsen i all hast? Är det dödens närvaro som blir för påfrestande eller det plötsliga lugnet som kommer som en obehaglig överraskning? Eftersom jag egentligen inte har några moraliska betänkligheter för det som jag gjort skulle jag mycket väl kunna vara kvar </w:t>
      </w:r>
      <w:r w:rsidRPr="00023073">
        <w:rPr>
          <w:rFonts w:ascii="Book Antiqua" w:hAnsi="Book Antiqua"/>
          <w:sz w:val="22"/>
          <w:szCs w:val="22"/>
          <w:rPrChange w:id="2870" w:author="Niklas" w:date="2011-02-09T13:16:00Z">
            <w:rPr>
              <w:sz w:val="24"/>
            </w:rPr>
          </w:rPrChange>
        </w:rPr>
        <w:lastRenderedPageBreak/>
        <w:t xml:space="preserve">hos </w:t>
      </w:r>
      <w:proofErr w:type="spellStart"/>
      <w:r w:rsidRPr="00023073">
        <w:rPr>
          <w:rFonts w:ascii="Book Antiqua" w:hAnsi="Book Antiqua"/>
          <w:sz w:val="22"/>
          <w:szCs w:val="22"/>
          <w:rPrChange w:id="2871" w:author="Niklas" w:date="2011-02-09T13:16:00Z">
            <w:rPr>
              <w:sz w:val="24"/>
            </w:rPr>
          </w:rPrChange>
        </w:rPr>
        <w:t>Aima</w:t>
      </w:r>
      <w:proofErr w:type="spellEnd"/>
      <w:r w:rsidRPr="00023073">
        <w:rPr>
          <w:rFonts w:ascii="Book Antiqua" w:hAnsi="Book Antiqua"/>
          <w:sz w:val="22"/>
          <w:szCs w:val="22"/>
          <w:rPrChange w:id="2872" w:author="Niklas" w:date="2011-02-09T13:16:00Z">
            <w:rPr>
              <w:sz w:val="24"/>
            </w:rPr>
          </w:rPrChange>
        </w:rPr>
        <w:t>. Ett stillsamt lik som snart kommer att förmultna och bli ett med naturen om ingen människa förhindrar det. Kanske borde jag återvända för att vaka över hennes kropp tills den blir upptagen av jorden?</w:t>
      </w:r>
    </w:p>
    <w:p w:rsidR="006D632F" w:rsidRPr="00023073" w:rsidRDefault="006D632F">
      <w:pPr>
        <w:spacing w:line="276" w:lineRule="auto"/>
        <w:rPr>
          <w:rFonts w:ascii="Book Antiqua" w:hAnsi="Book Antiqua"/>
          <w:sz w:val="22"/>
          <w:szCs w:val="22"/>
          <w:rPrChange w:id="2873" w:author="Niklas" w:date="2011-02-09T13:16:00Z">
            <w:rPr>
              <w:sz w:val="24"/>
            </w:rPr>
          </w:rPrChange>
        </w:rPr>
        <w:pPrChange w:id="2874" w:author="Niklas" w:date="2011-02-09T13:18:00Z">
          <w:pPr>
            <w:spacing w:line="360" w:lineRule="auto"/>
          </w:pPr>
        </w:pPrChange>
      </w:pPr>
      <w:r w:rsidRPr="00023073">
        <w:rPr>
          <w:rFonts w:ascii="Book Antiqua" w:hAnsi="Book Antiqua"/>
          <w:sz w:val="22"/>
          <w:szCs w:val="22"/>
          <w:rPrChange w:id="2875" w:author="Niklas" w:date="2011-02-09T13:16:00Z">
            <w:rPr>
              <w:sz w:val="24"/>
            </w:rPr>
          </w:rPrChange>
        </w:rPr>
        <w:t xml:space="preserve">– Strunt, säger jag tyst, som för att hindra mig själv från att begå ett sådant misstag. Mitt kall är större än detta, och även om jag förmodligen har </w:t>
      </w:r>
      <w:commentRangeStart w:id="2876"/>
      <w:r w:rsidRPr="00023073">
        <w:rPr>
          <w:rFonts w:ascii="Book Antiqua" w:hAnsi="Book Antiqua"/>
          <w:sz w:val="22"/>
          <w:szCs w:val="22"/>
          <w:rPrChange w:id="2877" w:author="Niklas" w:date="2011-02-09T13:16:00Z">
            <w:rPr>
              <w:sz w:val="24"/>
            </w:rPr>
          </w:rPrChange>
        </w:rPr>
        <w:t xml:space="preserve">lika stort utbyte av en död människa </w:t>
      </w:r>
      <w:ins w:id="2878" w:author="IT Tekniker" w:date="2010-08-18T16:09:00Z">
        <w:r w:rsidR="006920B6" w:rsidRPr="00023073">
          <w:rPr>
            <w:rFonts w:ascii="Book Antiqua" w:hAnsi="Book Antiqua"/>
            <w:sz w:val="22"/>
            <w:szCs w:val="22"/>
            <w:rPrChange w:id="2879" w:author="Niklas" w:date="2011-02-09T13:16:00Z">
              <w:rPr>
                <w:sz w:val="24"/>
              </w:rPr>
            </w:rPrChange>
          </w:rPr>
          <w:t>som av</w:t>
        </w:r>
      </w:ins>
      <w:del w:id="2880" w:author="IT Tekniker" w:date="2010-08-18T16:09:00Z">
        <w:r w:rsidRPr="00023073" w:rsidDel="006920B6">
          <w:rPr>
            <w:rFonts w:ascii="Book Antiqua" w:hAnsi="Book Antiqua"/>
            <w:sz w:val="22"/>
            <w:szCs w:val="22"/>
            <w:rPrChange w:id="2881" w:author="Niklas" w:date="2011-02-09T13:16:00Z">
              <w:rPr>
                <w:sz w:val="24"/>
              </w:rPr>
            </w:rPrChange>
          </w:rPr>
          <w:delText>än</w:delText>
        </w:r>
      </w:del>
      <w:r w:rsidRPr="00023073">
        <w:rPr>
          <w:rFonts w:ascii="Book Antiqua" w:hAnsi="Book Antiqua"/>
          <w:sz w:val="22"/>
          <w:szCs w:val="22"/>
          <w:rPrChange w:id="2882" w:author="Niklas" w:date="2011-02-09T13:16:00Z">
            <w:rPr>
              <w:sz w:val="24"/>
            </w:rPr>
          </w:rPrChange>
        </w:rPr>
        <w:t xml:space="preserve"> </w:t>
      </w:r>
      <w:commentRangeEnd w:id="2876"/>
      <w:r w:rsidRPr="00023073">
        <w:rPr>
          <w:rStyle w:val="CommentReference"/>
          <w:rFonts w:ascii="Book Antiqua" w:hAnsi="Book Antiqua"/>
          <w:vanish/>
          <w:sz w:val="22"/>
          <w:szCs w:val="22"/>
          <w:rPrChange w:id="2883" w:author="Niklas" w:date="2011-02-09T13:16:00Z">
            <w:rPr>
              <w:rStyle w:val="CommentReference"/>
              <w:vanish/>
            </w:rPr>
          </w:rPrChange>
        </w:rPr>
        <w:commentReference w:id="2876"/>
      </w:r>
      <w:r w:rsidRPr="00023073">
        <w:rPr>
          <w:rFonts w:ascii="Book Antiqua" w:hAnsi="Book Antiqua"/>
          <w:sz w:val="22"/>
          <w:szCs w:val="22"/>
          <w:rPrChange w:id="2884" w:author="Niklas" w:date="2011-02-09T13:16:00Z">
            <w:rPr>
              <w:sz w:val="24"/>
            </w:rPr>
          </w:rPrChange>
        </w:rPr>
        <w:t>en levande, kan jag inte nedlåta mig till att vara vid hennes sida nu när verktygen, metallerna och ugnen pockar på min uppmärksamhet. Arbetet måste sättas i första rummet då det är det enda som verkligen har betydelse. Dessutom äcklar hon mig.</w:t>
      </w:r>
    </w:p>
    <w:p w:rsidR="006D632F" w:rsidRPr="00023073" w:rsidRDefault="006D632F">
      <w:pPr>
        <w:spacing w:line="276" w:lineRule="auto"/>
        <w:rPr>
          <w:rFonts w:ascii="Book Antiqua" w:hAnsi="Book Antiqua"/>
          <w:sz w:val="22"/>
          <w:szCs w:val="22"/>
          <w:rPrChange w:id="2885" w:author="Niklas" w:date="2011-02-09T13:16:00Z">
            <w:rPr>
              <w:sz w:val="24"/>
            </w:rPr>
          </w:rPrChange>
        </w:rPr>
        <w:pPrChange w:id="2886" w:author="Niklas" w:date="2011-02-09T13:18:00Z">
          <w:pPr>
            <w:spacing w:line="360" w:lineRule="auto"/>
          </w:pPr>
        </w:pPrChange>
      </w:pPr>
      <w:r w:rsidRPr="00023073">
        <w:rPr>
          <w:rFonts w:ascii="Book Antiqua" w:hAnsi="Book Antiqua"/>
          <w:sz w:val="22"/>
          <w:szCs w:val="22"/>
          <w:rPrChange w:id="2887" w:author="Niklas" w:date="2011-02-09T13:16:00Z">
            <w:rPr>
              <w:sz w:val="24"/>
            </w:rPr>
          </w:rPrChange>
        </w:rPr>
        <w:t xml:space="preserve">  Plötsligt hörs ett svagt sorl framför mig. Bara några ögonblick senare ringer skogsforsens dån i mina öron och jag vet att jag är på rätt väg, söderut mot Marseille. Där framme blir det porlande vattnet synligt och jag går längs kanten tills jag ser botten. Två enorma stenar klyver vattnet och med några ordentliga kliv är jag över forsen och åter i grönska. Den täta skogen dämpar oljudet och efter bara några meter är allt lugnt och stilla igen. Ensamheten är påtaglig och nästan rogivande. Hur mycket skulle jag inte kunna ge för att alltid känna lugnet i ensamheten? Det är i frånvaron av människans närvaro och samhällets inneboende kontroll frid finns att få. Frid och frihet från allt som civilisationen fört med sig i form av plikter och skyldigheter. Jag mår illa bara jag tänker på det.</w:t>
      </w:r>
    </w:p>
    <w:p w:rsidR="006D632F" w:rsidRPr="00023073" w:rsidRDefault="006D632F">
      <w:pPr>
        <w:spacing w:line="276" w:lineRule="auto"/>
        <w:rPr>
          <w:rFonts w:ascii="Book Antiqua" w:hAnsi="Book Antiqua"/>
          <w:sz w:val="22"/>
          <w:szCs w:val="22"/>
          <w:rPrChange w:id="2888" w:author="Niklas" w:date="2011-02-09T13:16:00Z">
            <w:rPr>
              <w:sz w:val="24"/>
            </w:rPr>
          </w:rPrChange>
        </w:rPr>
        <w:pPrChange w:id="2889" w:author="Niklas" w:date="2011-02-09T13:18:00Z">
          <w:pPr>
            <w:spacing w:line="360" w:lineRule="auto"/>
          </w:pPr>
        </w:pPrChange>
      </w:pPr>
      <w:r w:rsidRPr="00023073">
        <w:rPr>
          <w:rFonts w:ascii="Book Antiqua" w:hAnsi="Book Antiqua"/>
          <w:sz w:val="22"/>
          <w:szCs w:val="22"/>
          <w:rPrChange w:id="2890" w:author="Niklas" w:date="2011-02-09T13:16:00Z">
            <w:rPr>
              <w:sz w:val="24"/>
            </w:rPr>
          </w:rPrChange>
        </w:rPr>
        <w:lastRenderedPageBreak/>
        <w:t xml:space="preserve">  Några mansröster hörs bara några meter framför mig! Jag stannar till och hukar mig ner. Håller andan och lyssnar spänt. Men nu tystnar även dom. Kanske har även de märkt en oönskad närvaro. Genom lövverket syns huvudet på en man. Han har prästkrage och när han nu tar till orda igen känner jag igen hans röst. Det är prästen som gav mig bibeln.</w:t>
      </w:r>
    </w:p>
    <w:p w:rsidR="006D632F" w:rsidRPr="00023073" w:rsidRDefault="006D632F">
      <w:pPr>
        <w:spacing w:line="276" w:lineRule="auto"/>
        <w:rPr>
          <w:rFonts w:ascii="Book Antiqua" w:hAnsi="Book Antiqua"/>
          <w:sz w:val="22"/>
          <w:szCs w:val="22"/>
          <w:rPrChange w:id="2891" w:author="Niklas" w:date="2011-02-09T13:16:00Z">
            <w:rPr>
              <w:sz w:val="24"/>
            </w:rPr>
          </w:rPrChange>
        </w:rPr>
        <w:pPrChange w:id="2892" w:author="Niklas" w:date="2011-02-09T13:18:00Z">
          <w:pPr>
            <w:spacing w:line="360" w:lineRule="auto"/>
          </w:pPr>
        </w:pPrChange>
      </w:pPr>
      <w:r w:rsidRPr="00023073">
        <w:rPr>
          <w:rFonts w:ascii="Book Antiqua" w:hAnsi="Book Antiqua"/>
          <w:sz w:val="22"/>
          <w:szCs w:val="22"/>
          <w:rPrChange w:id="2893" w:author="Niklas" w:date="2011-02-09T13:16:00Z">
            <w:rPr>
              <w:sz w:val="24"/>
            </w:rPr>
          </w:rPrChange>
        </w:rPr>
        <w:t xml:space="preserve">  Vad har han för sig här ute i skogen? Han lär undra detsamma om han får syn på mig. Som en skrämd hund kryper jag ihop i undervegetationen. Genom buskaget kan jag tydligt se prästen och hans följeslagare. Det är</w:t>
      </w:r>
      <w:ins w:id="2894" w:author="IT Tekniker" w:date="2010-08-18T16:10:00Z">
        <w:r w:rsidR="006920B6" w:rsidRPr="00023073">
          <w:rPr>
            <w:rFonts w:ascii="Book Antiqua" w:hAnsi="Book Antiqua"/>
            <w:sz w:val="22"/>
            <w:szCs w:val="22"/>
            <w:rPrChange w:id="2895" w:author="Niklas" w:date="2011-02-09T13:16:00Z">
              <w:rPr>
                <w:sz w:val="24"/>
              </w:rPr>
            </w:rPrChange>
          </w:rPr>
          <w:t xml:space="preserve"> en</w:t>
        </w:r>
      </w:ins>
      <w:commentRangeStart w:id="2896"/>
      <w:r w:rsidRPr="00023073">
        <w:rPr>
          <w:rFonts w:ascii="Book Antiqua" w:hAnsi="Book Antiqua"/>
          <w:sz w:val="22"/>
          <w:szCs w:val="22"/>
          <w:rPrChange w:id="2897" w:author="Niklas" w:date="2011-02-09T13:16:00Z">
            <w:rPr>
              <w:sz w:val="24"/>
            </w:rPr>
          </w:rPrChange>
        </w:rPr>
        <w:t xml:space="preserve"> man </w:t>
      </w:r>
      <w:commentRangeEnd w:id="2896"/>
      <w:r w:rsidRPr="00023073">
        <w:rPr>
          <w:rStyle w:val="CommentReference"/>
          <w:rFonts w:ascii="Book Antiqua" w:hAnsi="Book Antiqua"/>
          <w:vanish/>
          <w:sz w:val="22"/>
          <w:szCs w:val="22"/>
          <w:rPrChange w:id="2898" w:author="Niklas" w:date="2011-02-09T13:16:00Z">
            <w:rPr>
              <w:rStyle w:val="CommentReference"/>
              <w:vanish/>
            </w:rPr>
          </w:rPrChange>
        </w:rPr>
        <w:commentReference w:id="2896"/>
      </w:r>
      <w:r w:rsidRPr="00023073">
        <w:rPr>
          <w:rFonts w:ascii="Book Antiqua" w:hAnsi="Book Antiqua"/>
          <w:sz w:val="22"/>
          <w:szCs w:val="22"/>
          <w:rPrChange w:id="2899" w:author="Niklas" w:date="2011-02-09T13:16:00Z">
            <w:rPr>
              <w:sz w:val="24"/>
            </w:rPr>
          </w:rPrChange>
        </w:rPr>
        <w:t>vars ansikte är tydligt asymmetriskt. Det är otroligt avlångt! Det vore ett sällsamt sammanträffande om det är mannen som Emanuel berättade om, men ödets vägar äro outgrundliga.</w:t>
      </w:r>
    </w:p>
    <w:p w:rsidR="006D632F" w:rsidRPr="00023073" w:rsidRDefault="006D632F">
      <w:pPr>
        <w:spacing w:line="276" w:lineRule="auto"/>
        <w:rPr>
          <w:rFonts w:ascii="Book Antiqua" w:hAnsi="Book Antiqua"/>
          <w:sz w:val="22"/>
          <w:szCs w:val="22"/>
          <w:rPrChange w:id="2900" w:author="Niklas" w:date="2011-02-09T13:16:00Z">
            <w:rPr>
              <w:sz w:val="24"/>
            </w:rPr>
          </w:rPrChange>
        </w:rPr>
        <w:pPrChange w:id="2901" w:author="Niklas" w:date="2011-02-09T13:18:00Z">
          <w:pPr>
            <w:spacing w:line="360" w:lineRule="auto"/>
          </w:pPr>
        </w:pPrChange>
      </w:pPr>
      <w:r w:rsidRPr="00023073">
        <w:rPr>
          <w:rFonts w:ascii="Book Antiqua" w:hAnsi="Book Antiqua"/>
          <w:sz w:val="22"/>
          <w:szCs w:val="22"/>
          <w:rPrChange w:id="2902" w:author="Niklas" w:date="2011-02-09T13:16:00Z">
            <w:rPr>
              <w:sz w:val="24"/>
            </w:rPr>
          </w:rPrChange>
        </w:rPr>
        <w:t xml:space="preserve">  Visst är det han! Vad kan de tänkas göra mitt ute i ödemarken under dessa omständigheter? Någonting som de antagligen inte vill att någon ska känna till, så mycket går att uttyda av deras nervösa rörelser och sammanbitna ansikten. De lyssnar efter något och jag vågar knappt andas. Nu ser jag att prästen har en revolver i handen. Kanske för att enklare kunna uppfostra oväntade kättare i tukt och Herrans förmaning!</w:t>
      </w:r>
    </w:p>
    <w:p w:rsidR="006D632F" w:rsidRPr="00023073" w:rsidRDefault="006D632F">
      <w:pPr>
        <w:spacing w:line="276" w:lineRule="auto"/>
        <w:rPr>
          <w:rFonts w:ascii="Book Antiqua" w:hAnsi="Book Antiqua"/>
          <w:sz w:val="22"/>
          <w:szCs w:val="22"/>
          <w:rPrChange w:id="2903" w:author="Niklas" w:date="2011-02-09T13:16:00Z">
            <w:rPr>
              <w:sz w:val="24"/>
            </w:rPr>
          </w:rPrChange>
        </w:rPr>
        <w:pPrChange w:id="2904" w:author="Niklas" w:date="2011-02-09T13:18:00Z">
          <w:pPr>
            <w:spacing w:line="360" w:lineRule="auto"/>
          </w:pPr>
        </w:pPrChange>
      </w:pPr>
      <w:r w:rsidRPr="00023073">
        <w:rPr>
          <w:rFonts w:ascii="Book Antiqua" w:hAnsi="Book Antiqua"/>
          <w:sz w:val="22"/>
          <w:szCs w:val="22"/>
          <w:rPrChange w:id="2905" w:author="Niklas" w:date="2011-02-09T13:16:00Z">
            <w:rPr>
              <w:sz w:val="24"/>
            </w:rPr>
          </w:rPrChange>
        </w:rPr>
        <w:t>– Det var nog bara vinden, säger prästen efter en liten stund.</w:t>
      </w:r>
    </w:p>
    <w:p w:rsidR="006D632F" w:rsidRPr="00023073" w:rsidRDefault="006D632F">
      <w:pPr>
        <w:spacing w:line="276" w:lineRule="auto"/>
        <w:rPr>
          <w:rFonts w:ascii="Book Antiqua" w:hAnsi="Book Antiqua"/>
          <w:sz w:val="22"/>
          <w:szCs w:val="22"/>
          <w:rPrChange w:id="2906" w:author="Niklas" w:date="2011-02-09T13:16:00Z">
            <w:rPr>
              <w:sz w:val="24"/>
            </w:rPr>
          </w:rPrChange>
        </w:rPr>
        <w:pPrChange w:id="2907" w:author="Niklas" w:date="2011-02-09T13:18:00Z">
          <w:pPr>
            <w:spacing w:line="360" w:lineRule="auto"/>
          </w:pPr>
        </w:pPrChange>
      </w:pPr>
      <w:r w:rsidRPr="00023073">
        <w:rPr>
          <w:rFonts w:ascii="Book Antiqua" w:hAnsi="Book Antiqua"/>
          <w:sz w:val="22"/>
          <w:szCs w:val="22"/>
          <w:rPrChange w:id="2908" w:author="Niklas" w:date="2011-02-09T13:16:00Z">
            <w:rPr>
              <w:sz w:val="24"/>
            </w:rPr>
          </w:rPrChange>
        </w:rPr>
        <w:t xml:space="preserve">  Mannen med det avlånga huvudet nickar stilla men hakan stannar i bröstkorgen på honom med nacken </w:t>
      </w:r>
      <w:r w:rsidRPr="00023073">
        <w:rPr>
          <w:rFonts w:ascii="Book Antiqua" w:hAnsi="Book Antiqua"/>
          <w:sz w:val="22"/>
          <w:szCs w:val="22"/>
          <w:rPrChange w:id="2909" w:author="Niklas" w:date="2011-02-09T13:16:00Z">
            <w:rPr>
              <w:sz w:val="24"/>
            </w:rPr>
          </w:rPrChange>
        </w:rPr>
        <w:lastRenderedPageBreak/>
        <w:t>krökt som en herdestav. Han muttrar något som jag inte uppfattar men prästen stryker sina mustascher som ett tecken på medgivande. Därefter ger de sig iväg åt rakt motsatt håll från mig. Ljudet från deras steg försvinner snabbt, men jag vågar inte röra mig förrän de troligtvis hunnit många hundra meter. Jag tar av åt vänster för att inte stöta på dem och ser noga efter var jag sätter fötterna för att inte råka trampa på en torr gren eller något annat som kan tänkas väcka uppmärksamhet.</w:t>
      </w:r>
    </w:p>
    <w:p w:rsidR="006D632F" w:rsidRPr="00023073" w:rsidRDefault="006D632F">
      <w:pPr>
        <w:spacing w:line="276" w:lineRule="auto"/>
        <w:rPr>
          <w:rFonts w:ascii="Book Antiqua" w:hAnsi="Book Antiqua"/>
          <w:sz w:val="22"/>
          <w:szCs w:val="22"/>
          <w:rPrChange w:id="2910" w:author="Niklas" w:date="2011-02-09T13:16:00Z">
            <w:rPr>
              <w:sz w:val="24"/>
            </w:rPr>
          </w:rPrChange>
        </w:rPr>
        <w:pPrChange w:id="2911" w:author="Niklas" w:date="2011-02-09T13:18:00Z">
          <w:pPr>
            <w:spacing w:line="360" w:lineRule="auto"/>
          </w:pPr>
        </w:pPrChange>
      </w:pPr>
      <w:r w:rsidRPr="00023073">
        <w:rPr>
          <w:rFonts w:ascii="Book Antiqua" w:hAnsi="Book Antiqua"/>
          <w:sz w:val="22"/>
          <w:szCs w:val="22"/>
          <w:rPrChange w:id="2912" w:author="Niklas" w:date="2011-02-09T13:16:00Z">
            <w:rPr>
              <w:sz w:val="24"/>
            </w:rPr>
          </w:rPrChange>
        </w:rPr>
        <w:t xml:space="preserve">  Efter bara en liten stund kommer jag fram till en vidsträckt hed, där man kan se ut över hela dalgången. Bergen flätar in dalarna och molnen skiner som vägvisare genom sina regnskurar i fjärran. Eftersom prästen och mannen med det långa ansiktet mycket väl kan vara i närheten vågar jag inte korsa heden. De kan tänkas sitta inne i skogen och spana i väntan på någon eller något och då kommer de att se mig. Jag följer sakta skogsbrynet runt den öppna platsen och har hela tiden blicken riktad in mot skogen. Blåsten svalkar mig men kläderna är våta av svett och alla prövningar. </w:t>
      </w:r>
    </w:p>
    <w:p w:rsidR="006D632F" w:rsidRPr="00023073" w:rsidRDefault="006D632F">
      <w:pPr>
        <w:spacing w:line="276" w:lineRule="auto"/>
        <w:rPr>
          <w:rFonts w:ascii="Book Antiqua" w:hAnsi="Book Antiqua"/>
          <w:sz w:val="22"/>
          <w:szCs w:val="22"/>
          <w:rPrChange w:id="2913" w:author="Niklas" w:date="2011-02-09T13:16:00Z">
            <w:rPr>
              <w:sz w:val="24"/>
            </w:rPr>
          </w:rPrChange>
        </w:rPr>
        <w:pPrChange w:id="2914" w:author="Niklas" w:date="2011-02-09T13:18:00Z">
          <w:pPr>
            <w:spacing w:line="360" w:lineRule="auto"/>
          </w:pPr>
        </w:pPrChange>
      </w:pPr>
      <w:r w:rsidRPr="00023073">
        <w:rPr>
          <w:rFonts w:ascii="Book Antiqua" w:hAnsi="Book Antiqua"/>
          <w:sz w:val="22"/>
          <w:szCs w:val="22"/>
          <w:rPrChange w:id="2915" w:author="Niklas" w:date="2011-02-09T13:16:00Z">
            <w:rPr>
              <w:sz w:val="24"/>
            </w:rPr>
          </w:rPrChange>
        </w:rPr>
        <w:t xml:space="preserve">  Etuiet är borta! Jag måste ha tappat det någonstans för jag minns väl att jag stoppade det på mig. Kanske är det makternas vilja, och kanske kommer minnet av brottet att blekna snabbare ifall jag inte har något som kan påminna mig om allt det fruktansvärda? </w:t>
      </w:r>
    </w:p>
    <w:p w:rsidR="006D632F" w:rsidRPr="00023073" w:rsidRDefault="006D632F">
      <w:pPr>
        <w:spacing w:line="276" w:lineRule="auto"/>
        <w:rPr>
          <w:rFonts w:ascii="Book Antiqua" w:hAnsi="Book Antiqua"/>
          <w:sz w:val="22"/>
          <w:szCs w:val="22"/>
          <w:rPrChange w:id="2916" w:author="Niklas" w:date="2011-02-09T13:16:00Z">
            <w:rPr>
              <w:sz w:val="24"/>
            </w:rPr>
          </w:rPrChange>
        </w:rPr>
        <w:pPrChange w:id="2917" w:author="Niklas" w:date="2011-02-09T13:18:00Z">
          <w:pPr>
            <w:spacing w:line="360" w:lineRule="auto"/>
          </w:pPr>
        </w:pPrChange>
      </w:pPr>
      <w:r w:rsidRPr="00023073">
        <w:rPr>
          <w:rFonts w:ascii="Book Antiqua" w:hAnsi="Book Antiqua"/>
          <w:sz w:val="22"/>
          <w:szCs w:val="22"/>
          <w:rPrChange w:id="2918" w:author="Niklas" w:date="2011-02-09T13:16:00Z">
            <w:rPr>
              <w:sz w:val="24"/>
            </w:rPr>
          </w:rPrChange>
        </w:rPr>
        <w:t xml:space="preserve">  Marseilles välkomnande ljud och dofter möter mig när jag kommer smygande mellan träden och snart ser jag små hus och människor avteckna sig mindre än hundra </w:t>
      </w:r>
      <w:r w:rsidRPr="00023073">
        <w:rPr>
          <w:rFonts w:ascii="Book Antiqua" w:hAnsi="Book Antiqua"/>
          <w:sz w:val="22"/>
          <w:szCs w:val="22"/>
          <w:rPrChange w:id="2919" w:author="Niklas" w:date="2011-02-09T13:16:00Z">
            <w:rPr>
              <w:sz w:val="24"/>
            </w:rPr>
          </w:rPrChange>
        </w:rPr>
        <w:lastRenderedPageBreak/>
        <w:t xml:space="preserve">meter bort. Jag hoppar över ett genomruttet </w:t>
      </w:r>
      <w:proofErr w:type="spellStart"/>
      <w:r w:rsidRPr="00023073">
        <w:rPr>
          <w:rFonts w:ascii="Book Antiqua" w:hAnsi="Book Antiqua"/>
          <w:sz w:val="22"/>
          <w:szCs w:val="22"/>
          <w:rPrChange w:id="2920" w:author="Niklas" w:date="2011-02-09T13:16:00Z">
            <w:rPr>
              <w:sz w:val="24"/>
            </w:rPr>
          </w:rPrChange>
        </w:rPr>
        <w:t>trästaket</w:t>
      </w:r>
      <w:proofErr w:type="spellEnd"/>
      <w:r w:rsidRPr="00023073">
        <w:rPr>
          <w:rFonts w:ascii="Book Antiqua" w:hAnsi="Book Antiqua"/>
          <w:sz w:val="22"/>
          <w:szCs w:val="22"/>
          <w:rPrChange w:id="2921" w:author="Niklas" w:date="2011-02-09T13:16:00Z">
            <w:rPr>
              <w:sz w:val="24"/>
            </w:rPr>
          </w:rPrChange>
        </w:rPr>
        <w:t xml:space="preserve"> och kommer in på en bakgård. Ingen verkar vara hemma och det är tyst i huset. Jag tar stöd mot fasaden och andas in kvällens alla dofter. Som ett rovdjur som vädrar föda eller bara vill förvissa sig om att inget främmande hot finns i närheten. Sältan från hamnen är påtaglig och omfamnar stillheten runt mitt gömställe. En svart skalbagge försöker i sin enfald klättra upp på min sko. Den är lika ensam som jag, lika befriad från högre mål i livet än att envetet ta sig framåt och uppåt. Stackars sate.</w:t>
      </w:r>
    </w:p>
    <w:p w:rsidR="006D632F" w:rsidRPr="00023073" w:rsidRDefault="006D632F">
      <w:pPr>
        <w:spacing w:line="276" w:lineRule="auto"/>
        <w:rPr>
          <w:rFonts w:ascii="Book Antiqua" w:hAnsi="Book Antiqua"/>
          <w:sz w:val="22"/>
          <w:szCs w:val="22"/>
          <w:rPrChange w:id="2922" w:author="Niklas" w:date="2011-02-09T13:16:00Z">
            <w:rPr>
              <w:sz w:val="24"/>
            </w:rPr>
          </w:rPrChange>
        </w:rPr>
        <w:pPrChange w:id="2923" w:author="Niklas" w:date="2011-02-09T13:18:00Z">
          <w:pPr>
            <w:spacing w:line="360" w:lineRule="auto"/>
          </w:pPr>
        </w:pPrChange>
      </w:pPr>
      <w:r w:rsidRPr="00023073">
        <w:rPr>
          <w:rFonts w:ascii="Book Antiqua" w:hAnsi="Book Antiqua"/>
          <w:sz w:val="22"/>
          <w:szCs w:val="22"/>
          <w:rPrChange w:id="2924" w:author="Niklas" w:date="2011-02-09T13:16:00Z">
            <w:rPr>
              <w:sz w:val="24"/>
            </w:rPr>
          </w:rPrChange>
        </w:rPr>
        <w:t xml:space="preserve">  Istället för att gå ut på gatan på framsidan hoppar jag över till nästa gård och sedan nästa igen, egentligen utan anledning. Men det kanske är bättre att färdas i hemlighet än att visa upp sig för allt och alla. Dessutom skulle jag säkert ses som en tiggare eller dåre om jag skulle bli sedd.</w:t>
      </w:r>
    </w:p>
    <w:p w:rsidR="006D632F" w:rsidRPr="00023073" w:rsidRDefault="006D632F">
      <w:pPr>
        <w:spacing w:line="276" w:lineRule="auto"/>
        <w:rPr>
          <w:rFonts w:ascii="Book Antiqua" w:hAnsi="Book Antiqua"/>
          <w:sz w:val="22"/>
          <w:szCs w:val="22"/>
          <w:rPrChange w:id="2925" w:author="Niklas" w:date="2011-02-09T13:16:00Z">
            <w:rPr>
              <w:sz w:val="24"/>
            </w:rPr>
          </w:rPrChange>
        </w:rPr>
        <w:pPrChange w:id="2926" w:author="Niklas" w:date="2011-02-09T13:18:00Z">
          <w:pPr>
            <w:spacing w:line="360" w:lineRule="auto"/>
          </w:pPr>
        </w:pPrChange>
      </w:pPr>
      <w:r w:rsidRPr="00023073">
        <w:rPr>
          <w:rFonts w:ascii="Book Antiqua" w:hAnsi="Book Antiqua"/>
          <w:sz w:val="22"/>
          <w:szCs w:val="22"/>
          <w:rPrChange w:id="2927" w:author="Niklas" w:date="2011-02-09T13:16:00Z">
            <w:rPr>
              <w:sz w:val="24"/>
            </w:rPr>
          </w:rPrChange>
        </w:rPr>
        <w:t xml:space="preserve">  Som genom ett trollslag mörknar himlen och </w:t>
      </w:r>
      <w:del w:id="2928" w:author="IT Tekniker" w:date="2011-02-03T09:47:00Z">
        <w:r w:rsidRPr="00023073" w:rsidDel="0032342D">
          <w:rPr>
            <w:rFonts w:ascii="Book Antiqua" w:hAnsi="Book Antiqua"/>
            <w:sz w:val="22"/>
            <w:szCs w:val="22"/>
            <w:rPrChange w:id="2929" w:author="Niklas" w:date="2011-02-09T13:16:00Z">
              <w:rPr>
                <w:sz w:val="24"/>
              </w:rPr>
            </w:rPrChange>
          </w:rPr>
          <w:delText xml:space="preserve">drar </w:delText>
        </w:r>
      </w:del>
      <w:ins w:id="2930" w:author="IT Tekniker" w:date="2011-02-03T09:47:00Z">
        <w:r w:rsidR="0032342D" w:rsidRPr="00023073">
          <w:rPr>
            <w:rFonts w:ascii="Book Antiqua" w:hAnsi="Book Antiqua"/>
            <w:sz w:val="22"/>
            <w:szCs w:val="22"/>
            <w:rPrChange w:id="2931" w:author="Niklas" w:date="2011-02-09T13:16:00Z">
              <w:rPr>
                <w:sz w:val="24"/>
              </w:rPr>
            </w:rPrChange>
          </w:rPr>
          <w:t xml:space="preserve">vecklar </w:t>
        </w:r>
      </w:ins>
      <w:r w:rsidRPr="00023073">
        <w:rPr>
          <w:rFonts w:ascii="Book Antiqua" w:hAnsi="Book Antiqua"/>
          <w:sz w:val="22"/>
          <w:szCs w:val="22"/>
          <w:rPrChange w:id="2932" w:author="Niklas" w:date="2011-02-09T13:16:00Z">
            <w:rPr>
              <w:sz w:val="24"/>
            </w:rPr>
          </w:rPrChange>
        </w:rPr>
        <w:t xml:space="preserve">oblygt </w:t>
      </w:r>
      <w:ins w:id="2933" w:author="IT Tekniker" w:date="2011-02-03T09:47:00Z">
        <w:r w:rsidR="0032342D" w:rsidRPr="00023073">
          <w:rPr>
            <w:rFonts w:ascii="Book Antiqua" w:hAnsi="Book Antiqua"/>
            <w:sz w:val="22"/>
            <w:szCs w:val="22"/>
            <w:rPrChange w:id="2934" w:author="Niklas" w:date="2011-02-09T13:16:00Z">
              <w:rPr>
                <w:sz w:val="24"/>
              </w:rPr>
            </w:rPrChange>
          </w:rPr>
          <w:t>ut</w:t>
        </w:r>
      </w:ins>
      <w:del w:id="2935" w:author="IT Tekniker" w:date="2011-02-03T09:47:00Z">
        <w:r w:rsidRPr="00023073" w:rsidDel="0032342D">
          <w:rPr>
            <w:rFonts w:ascii="Book Antiqua" w:hAnsi="Book Antiqua"/>
            <w:sz w:val="22"/>
            <w:szCs w:val="22"/>
            <w:rPrChange w:id="2936" w:author="Niklas" w:date="2011-02-09T13:16:00Z">
              <w:rPr>
                <w:sz w:val="24"/>
              </w:rPr>
            </w:rPrChange>
          </w:rPr>
          <w:delText>upp</w:delText>
        </w:r>
      </w:del>
      <w:r w:rsidRPr="00023073">
        <w:rPr>
          <w:rFonts w:ascii="Book Antiqua" w:hAnsi="Book Antiqua"/>
          <w:sz w:val="22"/>
          <w:szCs w:val="22"/>
          <w:rPrChange w:id="2937" w:author="Niklas" w:date="2011-02-09T13:16:00Z">
            <w:rPr>
              <w:sz w:val="24"/>
            </w:rPr>
          </w:rPrChange>
        </w:rPr>
        <w:t xml:space="preserve"> sin mörka kjol över </w:t>
      </w:r>
      <w:proofErr w:type="spellStart"/>
      <w:r w:rsidRPr="00023073">
        <w:rPr>
          <w:rFonts w:ascii="Book Antiqua" w:hAnsi="Book Antiqua"/>
          <w:sz w:val="22"/>
          <w:szCs w:val="22"/>
          <w:rPrChange w:id="2938" w:author="Niklas" w:date="2011-02-09T13:16:00Z">
            <w:rPr>
              <w:sz w:val="24"/>
            </w:rPr>
          </w:rPrChange>
        </w:rPr>
        <w:t>Marsielles</w:t>
      </w:r>
      <w:proofErr w:type="spellEnd"/>
      <w:r w:rsidRPr="00023073">
        <w:rPr>
          <w:rFonts w:ascii="Book Antiqua" w:hAnsi="Book Antiqua"/>
          <w:sz w:val="22"/>
          <w:szCs w:val="22"/>
          <w:rPrChange w:id="2939" w:author="Niklas" w:date="2011-02-09T13:16:00Z">
            <w:rPr>
              <w:sz w:val="24"/>
            </w:rPr>
          </w:rPrChange>
        </w:rPr>
        <w:t xml:space="preserve"> alla gränder och boulevarder. Ett lätt droppande övergår på några få sekunder till ett dovt oväsen. På ett ögonblick ryter stormen och regn piskar hustaken och de dammiga bakgatorna. Luften fylls på nolltid av skuggvärldens urkrafter och elementens raseri. En skymt av någons siluett glider förbi framför mig, men jag är för trött för att bry mig utan skyler bara ansiktet med handen. Aftonens ljusa stjärna försvinner ohjälpligt bortom molnen i fjärran, och nu ska jag ta mig hem till min fredade plats, i skydd av mörkret och naturens krafter.</w:t>
      </w:r>
    </w:p>
    <w:p w:rsidR="006D632F" w:rsidRPr="00023073" w:rsidRDefault="006D632F">
      <w:pPr>
        <w:spacing w:line="276" w:lineRule="auto"/>
        <w:rPr>
          <w:rFonts w:ascii="Book Antiqua" w:hAnsi="Book Antiqua"/>
          <w:sz w:val="22"/>
          <w:szCs w:val="22"/>
          <w:rPrChange w:id="2940" w:author="Niklas" w:date="2011-02-09T13:16:00Z">
            <w:rPr>
              <w:sz w:val="24"/>
            </w:rPr>
          </w:rPrChange>
        </w:rPr>
        <w:pPrChange w:id="2941" w:author="Niklas" w:date="2011-02-09T13:18:00Z">
          <w:pPr>
            <w:spacing w:line="360" w:lineRule="auto"/>
          </w:pPr>
        </w:pPrChange>
      </w:pPr>
      <w:r w:rsidRPr="00023073">
        <w:rPr>
          <w:rFonts w:ascii="Book Antiqua" w:hAnsi="Book Antiqua"/>
          <w:sz w:val="22"/>
          <w:szCs w:val="22"/>
          <w:rPrChange w:id="2942" w:author="Niklas" w:date="2011-02-09T13:16:00Z">
            <w:rPr>
              <w:sz w:val="24"/>
            </w:rPr>
          </w:rPrChange>
        </w:rPr>
        <w:lastRenderedPageBreak/>
        <w:t xml:space="preserve">  På bara några minuter har gatorna utrymts och både människor och djur har sökt skydd från blixten. Själv småspringer jag de sista kvarteren hem medan regn</w:t>
      </w:r>
      <w:ins w:id="2943" w:author="IT Tekniker" w:date="2011-02-03T09:47:00Z">
        <w:r w:rsidR="0032342D" w:rsidRPr="00023073">
          <w:rPr>
            <w:rFonts w:ascii="Book Antiqua" w:hAnsi="Book Antiqua"/>
            <w:sz w:val="22"/>
            <w:szCs w:val="22"/>
            <w:rPrChange w:id="2944" w:author="Niklas" w:date="2011-02-09T13:16:00Z">
              <w:rPr>
                <w:sz w:val="24"/>
              </w:rPr>
            </w:rPrChange>
          </w:rPr>
          <w:t>et</w:t>
        </w:r>
      </w:ins>
      <w:del w:id="2945" w:author="IT Tekniker" w:date="2011-02-03T09:47:00Z">
        <w:r w:rsidRPr="00023073" w:rsidDel="0032342D">
          <w:rPr>
            <w:rFonts w:ascii="Book Antiqua" w:hAnsi="Book Antiqua"/>
            <w:sz w:val="22"/>
            <w:szCs w:val="22"/>
            <w:rPrChange w:id="2946" w:author="Niklas" w:date="2011-02-09T13:16:00Z">
              <w:rPr>
                <w:sz w:val="24"/>
              </w:rPr>
            </w:rPrChange>
          </w:rPr>
          <w:delText>vat</w:delText>
        </w:r>
      </w:del>
      <w:del w:id="2947" w:author="IT Tekniker" w:date="2011-02-03T09:48:00Z">
        <w:r w:rsidRPr="00023073" w:rsidDel="0032342D">
          <w:rPr>
            <w:rFonts w:ascii="Book Antiqua" w:hAnsi="Book Antiqua"/>
            <w:sz w:val="22"/>
            <w:szCs w:val="22"/>
            <w:rPrChange w:id="2948" w:author="Niklas" w:date="2011-02-09T13:16:00Z">
              <w:rPr>
                <w:sz w:val="24"/>
              </w:rPr>
            </w:rPrChange>
          </w:rPr>
          <w:delText>tnet</w:delText>
        </w:r>
      </w:del>
      <w:r w:rsidRPr="00023073">
        <w:rPr>
          <w:rFonts w:ascii="Book Antiqua" w:hAnsi="Book Antiqua"/>
          <w:sz w:val="22"/>
          <w:szCs w:val="22"/>
          <w:rPrChange w:id="2949" w:author="Niklas" w:date="2011-02-09T13:16:00Z">
            <w:rPr>
              <w:sz w:val="24"/>
            </w:rPr>
          </w:rPrChange>
        </w:rPr>
        <w:t xml:space="preserve"> attackerar mig från topp till tå. </w:t>
      </w:r>
    </w:p>
    <w:p w:rsidR="006D632F" w:rsidRPr="00023073" w:rsidRDefault="006D632F">
      <w:pPr>
        <w:spacing w:line="276" w:lineRule="auto"/>
        <w:rPr>
          <w:rFonts w:ascii="Book Antiqua" w:hAnsi="Book Antiqua"/>
          <w:sz w:val="22"/>
          <w:szCs w:val="22"/>
          <w:rPrChange w:id="2950" w:author="Niklas" w:date="2011-02-09T13:16:00Z">
            <w:rPr>
              <w:sz w:val="24"/>
            </w:rPr>
          </w:rPrChange>
        </w:rPr>
        <w:pPrChange w:id="2951" w:author="Niklas" w:date="2011-02-09T13:18:00Z">
          <w:pPr>
            <w:spacing w:line="360" w:lineRule="auto"/>
          </w:pPr>
        </w:pPrChange>
      </w:pPr>
    </w:p>
    <w:p w:rsidR="006D632F" w:rsidRPr="00023073" w:rsidRDefault="006D632F">
      <w:pPr>
        <w:spacing w:line="276" w:lineRule="auto"/>
        <w:jc w:val="center"/>
        <w:rPr>
          <w:rFonts w:ascii="Book Antiqua" w:hAnsi="Book Antiqua"/>
          <w:sz w:val="22"/>
          <w:szCs w:val="22"/>
          <w:rPrChange w:id="2952" w:author="Niklas" w:date="2011-02-09T13:16:00Z">
            <w:rPr>
              <w:sz w:val="24"/>
            </w:rPr>
          </w:rPrChange>
        </w:rPr>
        <w:pPrChange w:id="2953" w:author="Niklas" w:date="2011-02-09T13:18:00Z">
          <w:pPr>
            <w:spacing w:line="360" w:lineRule="auto"/>
            <w:jc w:val="center"/>
          </w:pPr>
        </w:pPrChange>
      </w:pPr>
      <w:r w:rsidRPr="00023073">
        <w:rPr>
          <w:rFonts w:ascii="Book Antiqua" w:hAnsi="Book Antiqua"/>
          <w:sz w:val="22"/>
          <w:szCs w:val="22"/>
          <w:rPrChange w:id="2954" w:author="Niklas" w:date="2011-02-09T13:16:00Z">
            <w:rPr>
              <w:sz w:val="24"/>
            </w:rPr>
          </w:rPrChange>
        </w:rPr>
        <w:t>*</w:t>
      </w:r>
      <w:ins w:id="2955" w:author="Niklas Dahlman" w:date="2010-03-12T14:46:00Z">
        <w:r w:rsidRPr="00023073">
          <w:rPr>
            <w:rFonts w:ascii="Book Antiqua" w:hAnsi="Book Antiqua"/>
            <w:sz w:val="22"/>
            <w:szCs w:val="22"/>
            <w:rPrChange w:id="2956" w:author="Niklas" w:date="2011-02-09T13:16:00Z">
              <w:rPr>
                <w:sz w:val="24"/>
              </w:rPr>
            </w:rPrChange>
          </w:rPr>
          <w:t xml:space="preserve"> * *</w:t>
        </w:r>
      </w:ins>
    </w:p>
    <w:p w:rsidR="006D632F" w:rsidRPr="00023073" w:rsidRDefault="006D632F">
      <w:pPr>
        <w:spacing w:line="276" w:lineRule="auto"/>
        <w:jc w:val="center"/>
        <w:rPr>
          <w:rFonts w:ascii="Book Antiqua" w:hAnsi="Book Antiqua"/>
          <w:sz w:val="22"/>
          <w:szCs w:val="22"/>
          <w:rPrChange w:id="2957" w:author="Niklas" w:date="2011-02-09T13:16:00Z">
            <w:rPr>
              <w:sz w:val="24"/>
            </w:rPr>
          </w:rPrChange>
        </w:rPr>
        <w:pPrChange w:id="2958" w:author="Niklas" w:date="2011-02-09T13:18:00Z">
          <w:pPr>
            <w:spacing w:line="360" w:lineRule="auto"/>
            <w:jc w:val="center"/>
          </w:pPr>
        </w:pPrChange>
      </w:pPr>
    </w:p>
    <w:p w:rsidR="006D632F" w:rsidRPr="00023073" w:rsidRDefault="006D632F">
      <w:pPr>
        <w:spacing w:line="276" w:lineRule="auto"/>
        <w:rPr>
          <w:rFonts w:ascii="Book Antiqua" w:hAnsi="Book Antiqua"/>
          <w:sz w:val="22"/>
          <w:szCs w:val="22"/>
          <w:rPrChange w:id="2959" w:author="Niklas" w:date="2011-02-09T13:16:00Z">
            <w:rPr>
              <w:sz w:val="24"/>
            </w:rPr>
          </w:rPrChange>
        </w:rPr>
        <w:pPrChange w:id="2960" w:author="Niklas" w:date="2011-02-09T13:18:00Z">
          <w:pPr>
            <w:spacing w:line="360" w:lineRule="auto"/>
          </w:pPr>
        </w:pPrChange>
      </w:pPr>
      <w:r w:rsidRPr="00023073">
        <w:rPr>
          <w:rFonts w:ascii="Book Antiqua" w:hAnsi="Book Antiqua"/>
          <w:sz w:val="22"/>
          <w:szCs w:val="22"/>
          <w:rPrChange w:id="2961" w:author="Niklas" w:date="2011-02-09T13:16:00Z">
            <w:rPr>
              <w:sz w:val="24"/>
            </w:rPr>
          </w:rPrChange>
        </w:rPr>
        <w:t>Fattigdomen och armodet anses av många vara konstnärens bästa vän. Det sägs att hungern skakar liv i de skapande andarna, men inget kan vara mer fel. Utmattningen och näringsbristen får mig ur balans och nu har jag svårt att fästa blicken på något.</w:t>
      </w:r>
    </w:p>
    <w:p w:rsidR="006D632F" w:rsidRPr="00023073" w:rsidRDefault="006D632F">
      <w:pPr>
        <w:spacing w:line="276" w:lineRule="auto"/>
        <w:rPr>
          <w:rFonts w:ascii="Book Antiqua" w:hAnsi="Book Antiqua"/>
          <w:sz w:val="22"/>
          <w:szCs w:val="22"/>
          <w:rPrChange w:id="2962" w:author="Niklas" w:date="2011-02-09T13:16:00Z">
            <w:rPr>
              <w:sz w:val="24"/>
            </w:rPr>
          </w:rPrChange>
        </w:rPr>
        <w:pPrChange w:id="2963" w:author="Niklas" w:date="2011-02-09T13:18:00Z">
          <w:pPr>
            <w:spacing w:line="360" w:lineRule="auto"/>
          </w:pPr>
        </w:pPrChange>
      </w:pPr>
      <w:r w:rsidRPr="00023073">
        <w:rPr>
          <w:rFonts w:ascii="Book Antiqua" w:hAnsi="Book Antiqua"/>
          <w:sz w:val="22"/>
          <w:szCs w:val="22"/>
          <w:rPrChange w:id="2964" w:author="Niklas" w:date="2011-02-09T13:16:00Z">
            <w:rPr>
              <w:sz w:val="24"/>
            </w:rPr>
          </w:rPrChange>
        </w:rPr>
        <w:t xml:space="preserve">  Med mina sista krafter gör jag upp en eld i ugnen och lägger mig på golvet framför den. Den välbekanta lukten av vått trä fyller rummet på några minuter och värmen mjukar upp mina leder och mitt sinne. Tankarna får fart och jag börjar fantisera om nya halsbrytande experiment och irrationella lösningar.</w:t>
      </w:r>
    </w:p>
    <w:p w:rsidR="006D632F" w:rsidRPr="00023073" w:rsidRDefault="006D632F">
      <w:pPr>
        <w:spacing w:line="276" w:lineRule="auto"/>
        <w:rPr>
          <w:rFonts w:ascii="Book Antiqua" w:hAnsi="Book Antiqua"/>
          <w:sz w:val="22"/>
          <w:szCs w:val="22"/>
          <w:rPrChange w:id="2965" w:author="Niklas" w:date="2011-02-09T13:16:00Z">
            <w:rPr>
              <w:sz w:val="24"/>
            </w:rPr>
          </w:rPrChange>
        </w:rPr>
        <w:pPrChange w:id="2966" w:author="Niklas" w:date="2011-02-09T13:18:00Z">
          <w:pPr>
            <w:spacing w:line="360" w:lineRule="auto"/>
          </w:pPr>
        </w:pPrChange>
      </w:pPr>
      <w:r w:rsidRPr="00023073">
        <w:rPr>
          <w:rFonts w:ascii="Book Antiqua" w:hAnsi="Book Antiqua"/>
          <w:sz w:val="22"/>
          <w:szCs w:val="22"/>
          <w:rPrChange w:id="2967" w:author="Niklas" w:date="2011-02-09T13:16:00Z">
            <w:rPr>
              <w:sz w:val="24"/>
            </w:rPr>
          </w:rPrChange>
        </w:rPr>
        <w:t xml:space="preserve">  Som i ett rus reser jag mig med förnyade krafter. Utan rim och reson slänger jag ihop en kombination jag aldrig skulle få för mig att pröva i nyktert tillstånd och utan att tveka </w:t>
      </w:r>
      <w:commentRangeStart w:id="2968"/>
      <w:r w:rsidRPr="00023073">
        <w:rPr>
          <w:rFonts w:ascii="Book Antiqua" w:hAnsi="Book Antiqua"/>
          <w:sz w:val="22"/>
          <w:szCs w:val="22"/>
          <w:rPrChange w:id="2969" w:author="Niklas" w:date="2011-02-09T13:16:00Z">
            <w:rPr>
              <w:sz w:val="24"/>
            </w:rPr>
          </w:rPrChange>
        </w:rPr>
        <w:t xml:space="preserve">lägger </w:t>
      </w:r>
      <w:ins w:id="2970" w:author="IT Tekniker" w:date="2010-08-18T16:10:00Z">
        <w:r w:rsidR="006920B6" w:rsidRPr="00023073">
          <w:rPr>
            <w:rFonts w:ascii="Book Antiqua" w:hAnsi="Book Antiqua"/>
            <w:sz w:val="22"/>
            <w:szCs w:val="22"/>
            <w:rPrChange w:id="2971" w:author="Niklas" w:date="2011-02-09T13:16:00Z">
              <w:rPr>
                <w:sz w:val="24"/>
              </w:rPr>
            </w:rPrChange>
          </w:rPr>
          <w:t xml:space="preserve">jag </w:t>
        </w:r>
      </w:ins>
      <w:r w:rsidRPr="00023073">
        <w:rPr>
          <w:rFonts w:ascii="Book Antiqua" w:hAnsi="Book Antiqua"/>
          <w:sz w:val="22"/>
          <w:szCs w:val="22"/>
          <w:rPrChange w:id="2972" w:author="Niklas" w:date="2011-02-09T13:16:00Z">
            <w:rPr>
              <w:sz w:val="24"/>
            </w:rPr>
          </w:rPrChange>
        </w:rPr>
        <w:t xml:space="preserve">det </w:t>
      </w:r>
      <w:commentRangeEnd w:id="2968"/>
      <w:r w:rsidRPr="00023073">
        <w:rPr>
          <w:rStyle w:val="CommentReference"/>
          <w:rFonts w:ascii="Book Antiqua" w:hAnsi="Book Antiqua"/>
          <w:vanish/>
          <w:sz w:val="22"/>
          <w:szCs w:val="22"/>
          <w:rPrChange w:id="2973" w:author="Niklas" w:date="2011-02-09T13:16:00Z">
            <w:rPr>
              <w:rStyle w:val="CommentReference"/>
              <w:vanish/>
            </w:rPr>
          </w:rPrChange>
        </w:rPr>
        <w:commentReference w:id="2968"/>
      </w:r>
      <w:r w:rsidRPr="00023073">
        <w:rPr>
          <w:rFonts w:ascii="Book Antiqua" w:hAnsi="Book Antiqua"/>
          <w:sz w:val="22"/>
          <w:szCs w:val="22"/>
          <w:rPrChange w:id="2974" w:author="Niklas" w:date="2011-02-09T13:16:00Z">
            <w:rPr>
              <w:sz w:val="24"/>
            </w:rPr>
          </w:rPrChange>
        </w:rPr>
        <w:t xml:space="preserve">på en oanvänd stekspade. Jag håller spaden i gränslandet mellan elden och kvintessensen, de medeltida skolastikernas benämning på det betvivlade femte elementet. Substansen precis ovanför eldens sfär, den renaste och finaste av ämnen. Det är egentligen en förlorad teori som jag tidigare inte tillskrivit något värde men nu plötsligt fått betydelse för mig. </w:t>
      </w:r>
    </w:p>
    <w:p w:rsidR="006D632F" w:rsidRPr="00023073" w:rsidRDefault="006D632F">
      <w:pPr>
        <w:spacing w:line="276" w:lineRule="auto"/>
        <w:rPr>
          <w:rFonts w:ascii="Book Antiqua" w:hAnsi="Book Antiqua"/>
          <w:sz w:val="22"/>
          <w:szCs w:val="22"/>
          <w:rPrChange w:id="2975" w:author="Niklas" w:date="2011-02-09T13:16:00Z">
            <w:rPr>
              <w:sz w:val="24"/>
            </w:rPr>
          </w:rPrChange>
        </w:rPr>
        <w:pPrChange w:id="2976" w:author="Niklas" w:date="2011-02-09T13:18:00Z">
          <w:pPr>
            <w:spacing w:line="360" w:lineRule="auto"/>
          </w:pPr>
        </w:pPrChange>
      </w:pPr>
      <w:r w:rsidRPr="00023073">
        <w:rPr>
          <w:rFonts w:ascii="Book Antiqua" w:hAnsi="Book Antiqua"/>
          <w:sz w:val="22"/>
          <w:szCs w:val="22"/>
          <w:rPrChange w:id="2977" w:author="Niklas" w:date="2011-02-09T13:16:00Z">
            <w:rPr>
              <w:sz w:val="24"/>
            </w:rPr>
          </w:rPrChange>
        </w:rPr>
        <w:lastRenderedPageBreak/>
        <w:t xml:space="preserve">  När jag står där med högerarmen halvvägs in i ugnen går det upp för mig. Jag är bara en rökridå för den verksamhet som egentligen pågår. Mina mecenater håller mig under armarna för att jag inte ska gå under och syftet är klart som vatten. Jag vet att Emanuel själv ägnar sig åt alkemi och varken tagit hjälp av mig eller någonsin bett om det. Han och de andra har kommit längre i sin utveckling än jag, men som den vanvettige usling jag är låter jag mig narras. Det som nu slår mig är att mina mecenater har underlåtit sig att bry sig om mina rapporteringar den senaste tiden eftersom mitt arbete inte spelar någon roll.  Jag är den vanvettige som försåtligt förringar de andras försök genom att vara den som tar straffet. Och hur ska den anlagda stormen nu kunna bedarra när jag mördat?</w:t>
      </w:r>
    </w:p>
    <w:p w:rsidR="006D632F" w:rsidRPr="00023073" w:rsidRDefault="006D632F">
      <w:pPr>
        <w:spacing w:line="276" w:lineRule="auto"/>
        <w:rPr>
          <w:rFonts w:ascii="Book Antiqua" w:hAnsi="Book Antiqua"/>
          <w:sz w:val="22"/>
          <w:szCs w:val="22"/>
          <w:rPrChange w:id="2978" w:author="Niklas" w:date="2011-02-09T13:16:00Z">
            <w:rPr>
              <w:sz w:val="24"/>
            </w:rPr>
          </w:rPrChange>
        </w:rPr>
        <w:pPrChange w:id="2979" w:author="Niklas" w:date="2011-02-09T13:18:00Z">
          <w:pPr>
            <w:spacing w:line="360" w:lineRule="auto"/>
          </w:pPr>
        </w:pPrChange>
      </w:pPr>
      <w:r w:rsidRPr="00023073">
        <w:rPr>
          <w:rFonts w:ascii="Book Antiqua" w:hAnsi="Book Antiqua"/>
          <w:sz w:val="22"/>
          <w:szCs w:val="22"/>
          <w:rPrChange w:id="2980" w:author="Niklas" w:date="2011-02-09T13:16:00Z">
            <w:rPr>
              <w:sz w:val="24"/>
            </w:rPr>
          </w:rPrChange>
        </w:rPr>
        <w:t xml:space="preserve">  De pengar som under åren hållit mig med bröd och tak över huvudet har varit som törne dolt i en bukett. Genom att inte ens vara en rival till de egentliga alkemisterna har jag fått experimentera i blindo, men det ska bli ändring på det! Allt som jag lärt mig om metaller och legeringar ska jag kasta på avskrädeshögen, för att istället bygga upp en empirisk kunskap från grunden, helt utan föråldrad hjälp utifrån. Låt detta bli mitt första försök och låt de kommande bilda vägen fram emot en helt ny vetenskap med alla dess insikter och falluckor!</w:t>
      </w:r>
    </w:p>
    <w:p w:rsidR="006D632F" w:rsidRPr="00023073" w:rsidRDefault="006D632F">
      <w:pPr>
        <w:spacing w:line="276" w:lineRule="auto"/>
        <w:rPr>
          <w:rFonts w:ascii="Book Antiqua" w:hAnsi="Book Antiqua"/>
          <w:sz w:val="22"/>
          <w:szCs w:val="22"/>
          <w:rPrChange w:id="2981" w:author="Niklas" w:date="2011-02-09T13:16:00Z">
            <w:rPr>
              <w:sz w:val="24"/>
            </w:rPr>
          </w:rPrChange>
        </w:rPr>
        <w:pPrChange w:id="2982" w:author="Niklas" w:date="2011-02-09T13:18:00Z">
          <w:pPr>
            <w:spacing w:line="360" w:lineRule="auto"/>
          </w:pPr>
        </w:pPrChange>
      </w:pPr>
    </w:p>
    <w:p w:rsidR="006D632F" w:rsidRPr="00023073" w:rsidRDefault="006D632F">
      <w:pPr>
        <w:pStyle w:val="Heading1"/>
        <w:spacing w:line="276" w:lineRule="auto"/>
        <w:rPr>
          <w:rFonts w:ascii="Book Antiqua" w:hAnsi="Book Antiqua"/>
          <w:sz w:val="22"/>
          <w:szCs w:val="22"/>
          <w:rPrChange w:id="2983" w:author="Niklas" w:date="2011-02-09T13:16:00Z">
            <w:rPr>
              <w:sz w:val="24"/>
            </w:rPr>
          </w:rPrChange>
        </w:rPr>
        <w:pPrChange w:id="2984" w:author="Niklas" w:date="2011-02-09T13:18:00Z">
          <w:pPr>
            <w:spacing w:line="360" w:lineRule="auto"/>
          </w:pPr>
        </w:pPrChange>
      </w:pPr>
      <w:r w:rsidRPr="00023073">
        <w:rPr>
          <w:rFonts w:ascii="Book Antiqua" w:hAnsi="Book Antiqua"/>
          <w:sz w:val="22"/>
          <w:szCs w:val="22"/>
          <w:rPrChange w:id="2985" w:author="Niklas" w:date="2011-02-09T13:16:00Z">
            <w:rPr>
              <w:b/>
              <w:bCs/>
              <w:sz w:val="24"/>
            </w:rPr>
          </w:rPrChange>
        </w:rPr>
        <w:t>10</w:t>
      </w:r>
    </w:p>
    <w:p w:rsidR="006D632F" w:rsidRPr="00023073" w:rsidRDefault="006D632F">
      <w:pPr>
        <w:spacing w:line="276" w:lineRule="auto"/>
        <w:rPr>
          <w:rFonts w:ascii="Book Antiqua" w:hAnsi="Book Antiqua"/>
          <w:sz w:val="22"/>
          <w:szCs w:val="22"/>
          <w:rPrChange w:id="2986" w:author="Niklas" w:date="2011-02-09T13:16:00Z">
            <w:rPr>
              <w:sz w:val="24"/>
            </w:rPr>
          </w:rPrChange>
        </w:rPr>
        <w:pPrChange w:id="2987" w:author="Niklas" w:date="2011-02-09T13:18:00Z">
          <w:pPr>
            <w:spacing w:line="360" w:lineRule="auto"/>
          </w:pPr>
        </w:pPrChange>
      </w:pPr>
    </w:p>
    <w:p w:rsidR="006D632F" w:rsidRPr="00023073" w:rsidRDefault="006D632F">
      <w:pPr>
        <w:spacing w:line="276" w:lineRule="auto"/>
        <w:rPr>
          <w:rFonts w:ascii="Book Antiqua" w:hAnsi="Book Antiqua"/>
          <w:sz w:val="22"/>
          <w:szCs w:val="22"/>
          <w:rPrChange w:id="2988" w:author="Niklas" w:date="2011-02-09T13:16:00Z">
            <w:rPr>
              <w:sz w:val="24"/>
            </w:rPr>
          </w:rPrChange>
        </w:rPr>
        <w:pPrChange w:id="2989" w:author="Niklas" w:date="2011-02-09T13:18:00Z">
          <w:pPr>
            <w:spacing w:line="360" w:lineRule="auto"/>
          </w:pPr>
        </w:pPrChange>
      </w:pPr>
      <w:r w:rsidRPr="00023073">
        <w:rPr>
          <w:rFonts w:ascii="Book Antiqua" w:hAnsi="Book Antiqua"/>
          <w:sz w:val="22"/>
          <w:szCs w:val="22"/>
          <w:rPrChange w:id="2990" w:author="Niklas" w:date="2011-02-09T13:16:00Z">
            <w:rPr>
              <w:sz w:val="24"/>
            </w:rPr>
          </w:rPrChange>
        </w:rPr>
        <w:lastRenderedPageBreak/>
        <w:t>Natten är fylld av något mer än mörker. Någonstans i ett rum utan fönster har en grupp människor samlats. De har sammankallats för att lyssna till en man som har svaret på den gåta som gäckat dem den senaste tiden. Svaret som kommer att få de flesta att till en början rygga tillbaka och tänka över sin ställning i samhället. Svaret som kommer att få några av dem, efter moget övervägande, att avsäga sig medlemskapet i de svarta koftorna. Svaret som slutligen kommer att få majoriteten av dem att gemensamt besluta sig för att bryta mot lagen för ett gott ändamål. Svaret som kan få långtgående följder för alla inblandade.</w:t>
      </w:r>
    </w:p>
    <w:p w:rsidR="006D632F" w:rsidRPr="00023073" w:rsidRDefault="006D632F">
      <w:pPr>
        <w:spacing w:line="276" w:lineRule="auto"/>
        <w:rPr>
          <w:rFonts w:ascii="Book Antiqua" w:hAnsi="Book Antiqua"/>
          <w:sz w:val="22"/>
          <w:szCs w:val="22"/>
          <w:rPrChange w:id="2991" w:author="Niklas" w:date="2011-02-09T13:16:00Z">
            <w:rPr>
              <w:sz w:val="24"/>
            </w:rPr>
          </w:rPrChange>
        </w:rPr>
        <w:pPrChange w:id="2992" w:author="Niklas" w:date="2011-02-09T13:18:00Z">
          <w:pPr>
            <w:spacing w:line="360" w:lineRule="auto"/>
          </w:pPr>
        </w:pPrChange>
      </w:pPr>
      <w:r w:rsidRPr="00023073">
        <w:rPr>
          <w:rFonts w:ascii="Book Antiqua" w:hAnsi="Book Antiqua"/>
          <w:sz w:val="22"/>
          <w:szCs w:val="22"/>
          <w:rPrChange w:id="2993" w:author="Niklas" w:date="2011-02-09T13:16:00Z">
            <w:rPr>
              <w:sz w:val="24"/>
            </w:rPr>
          </w:rPrChange>
        </w:rPr>
        <w:t xml:space="preserve">  Mannen som har svaret reser sig från sin plats och går tyngd av stundens allvar fram till ett podium som är placerat på en liten upphöjd estrad i rummets norra del. Väl på plats tar han med en något överdriven gest av sig sin kåpa och avtäcker ett ansikte stöpt i det livslånga lidandets form. </w:t>
      </w:r>
    </w:p>
    <w:p w:rsidR="006D632F" w:rsidRPr="00023073" w:rsidRDefault="006D632F">
      <w:pPr>
        <w:spacing w:line="276" w:lineRule="auto"/>
        <w:rPr>
          <w:rFonts w:ascii="Book Antiqua" w:hAnsi="Book Antiqua"/>
          <w:sz w:val="22"/>
          <w:szCs w:val="22"/>
          <w:rPrChange w:id="2994" w:author="Niklas" w:date="2011-02-09T13:16:00Z">
            <w:rPr>
              <w:sz w:val="24"/>
            </w:rPr>
          </w:rPrChange>
        </w:rPr>
        <w:pPrChange w:id="2995" w:author="Niklas" w:date="2011-02-09T13:18:00Z">
          <w:pPr>
            <w:spacing w:line="360" w:lineRule="auto"/>
          </w:pPr>
        </w:pPrChange>
      </w:pPr>
      <w:r w:rsidRPr="00023073">
        <w:rPr>
          <w:rFonts w:ascii="Book Antiqua" w:hAnsi="Book Antiqua"/>
          <w:sz w:val="22"/>
          <w:szCs w:val="22"/>
          <w:rPrChange w:id="2996" w:author="Niklas" w:date="2011-02-09T13:16:00Z">
            <w:rPr>
              <w:sz w:val="24"/>
            </w:rPr>
          </w:rPrChange>
        </w:rPr>
        <w:t>– Var hälsade! Eftersom ni vet anledningen till varför vi samlats här ikväll ska jag fatta mig kort. Det finns alltid tid för handling och för eftertanke, men i detta fall är tiden knapp och vi står alla inför ett svårt beslut.</w:t>
      </w:r>
    </w:p>
    <w:p w:rsidR="006D632F" w:rsidRPr="00023073" w:rsidRDefault="006D632F">
      <w:pPr>
        <w:spacing w:line="276" w:lineRule="auto"/>
        <w:rPr>
          <w:rFonts w:ascii="Book Antiqua" w:hAnsi="Book Antiqua"/>
          <w:sz w:val="22"/>
          <w:szCs w:val="22"/>
          <w:rPrChange w:id="2997" w:author="Niklas" w:date="2011-02-09T13:16:00Z">
            <w:rPr>
              <w:sz w:val="24"/>
            </w:rPr>
          </w:rPrChange>
        </w:rPr>
        <w:pPrChange w:id="2998" w:author="Niklas" w:date="2011-02-09T13:18:00Z">
          <w:pPr>
            <w:spacing w:line="360" w:lineRule="auto"/>
          </w:pPr>
        </w:pPrChange>
      </w:pPr>
      <w:r w:rsidRPr="00023073">
        <w:rPr>
          <w:rFonts w:ascii="Book Antiqua" w:hAnsi="Book Antiqua"/>
          <w:sz w:val="22"/>
          <w:szCs w:val="22"/>
          <w:rPrChange w:id="2999" w:author="Niklas" w:date="2011-02-09T13:16:00Z">
            <w:rPr>
              <w:sz w:val="24"/>
            </w:rPr>
          </w:rPrChange>
        </w:rPr>
        <w:t xml:space="preserve">  Under något som skulle kännas som en evighet för flera av de närvarande skulle mannen beskriva allvaret i situationen och vikten av handlingskraft och beslutsamhet. När sedan de sista orden sagts delades sällskapet upp. De som förstod vikten av handlingskraft </w:t>
      </w:r>
      <w:r w:rsidRPr="00023073">
        <w:rPr>
          <w:rFonts w:ascii="Book Antiqua" w:hAnsi="Book Antiqua"/>
          <w:sz w:val="22"/>
          <w:szCs w:val="22"/>
          <w:rPrChange w:id="3000" w:author="Niklas" w:date="2011-02-09T13:16:00Z">
            <w:rPr>
              <w:sz w:val="24"/>
            </w:rPr>
          </w:rPrChange>
        </w:rPr>
        <w:lastRenderedPageBreak/>
        <w:t>och beslutsamhet, och de som genast lämnade gemenskapen för all framtid.</w:t>
      </w:r>
    </w:p>
    <w:p w:rsidR="006D632F" w:rsidRPr="00023073" w:rsidRDefault="006D632F">
      <w:pPr>
        <w:spacing w:line="276" w:lineRule="auto"/>
        <w:rPr>
          <w:rFonts w:ascii="Book Antiqua" w:hAnsi="Book Antiqua"/>
          <w:color w:val="000000"/>
          <w:sz w:val="22"/>
          <w:szCs w:val="22"/>
          <w:rPrChange w:id="3001" w:author="Niklas" w:date="2011-02-09T13:16:00Z">
            <w:rPr>
              <w:color w:val="000000"/>
              <w:sz w:val="24"/>
            </w:rPr>
          </w:rPrChange>
        </w:rPr>
        <w:pPrChange w:id="3002" w:author="Niklas" w:date="2011-02-09T13:18:00Z">
          <w:pPr>
            <w:spacing w:line="360" w:lineRule="auto"/>
          </w:pPr>
        </w:pPrChange>
      </w:pPr>
    </w:p>
    <w:p w:rsidR="006D632F" w:rsidRPr="00023073" w:rsidRDefault="006D632F">
      <w:pPr>
        <w:pStyle w:val="Heading1"/>
        <w:spacing w:line="276" w:lineRule="auto"/>
        <w:rPr>
          <w:rFonts w:ascii="Book Antiqua" w:hAnsi="Book Antiqua"/>
          <w:sz w:val="22"/>
          <w:szCs w:val="22"/>
          <w:rPrChange w:id="3003" w:author="Niklas" w:date="2011-02-09T13:16:00Z">
            <w:rPr>
              <w:color w:val="000000"/>
              <w:sz w:val="24"/>
            </w:rPr>
          </w:rPrChange>
        </w:rPr>
        <w:pPrChange w:id="3004" w:author="Niklas" w:date="2011-02-09T13:18:00Z">
          <w:pPr>
            <w:spacing w:line="360" w:lineRule="auto"/>
          </w:pPr>
        </w:pPrChange>
      </w:pPr>
      <w:r w:rsidRPr="00023073">
        <w:rPr>
          <w:rFonts w:ascii="Book Antiqua" w:hAnsi="Book Antiqua"/>
          <w:sz w:val="22"/>
          <w:szCs w:val="22"/>
          <w:rPrChange w:id="3005" w:author="Niklas" w:date="2011-02-09T13:16:00Z">
            <w:rPr>
              <w:b/>
              <w:bCs/>
              <w:color w:val="000000"/>
              <w:sz w:val="24"/>
            </w:rPr>
          </w:rPrChange>
        </w:rPr>
        <w:t>11</w:t>
      </w:r>
    </w:p>
    <w:p w:rsidR="006D632F" w:rsidRPr="00023073" w:rsidRDefault="006D632F">
      <w:pPr>
        <w:spacing w:line="276" w:lineRule="auto"/>
        <w:rPr>
          <w:rFonts w:ascii="Book Antiqua" w:hAnsi="Book Antiqua"/>
          <w:color w:val="000000"/>
          <w:sz w:val="22"/>
          <w:szCs w:val="22"/>
          <w:rPrChange w:id="3006" w:author="Niklas" w:date="2011-02-09T13:16:00Z">
            <w:rPr>
              <w:color w:val="000000"/>
              <w:sz w:val="24"/>
            </w:rPr>
          </w:rPrChange>
        </w:rPr>
        <w:pPrChange w:id="3007" w:author="Niklas" w:date="2011-02-09T13:18:00Z">
          <w:pPr>
            <w:spacing w:line="360" w:lineRule="auto"/>
          </w:pPr>
        </w:pPrChange>
      </w:pPr>
    </w:p>
    <w:p w:rsidR="006D632F" w:rsidRPr="00023073" w:rsidRDefault="006D632F">
      <w:pPr>
        <w:spacing w:line="276" w:lineRule="auto"/>
        <w:rPr>
          <w:rFonts w:ascii="Book Antiqua" w:hAnsi="Book Antiqua"/>
          <w:sz w:val="22"/>
          <w:szCs w:val="22"/>
          <w:rPrChange w:id="3008" w:author="Niklas" w:date="2011-02-09T13:16:00Z">
            <w:rPr>
              <w:sz w:val="24"/>
            </w:rPr>
          </w:rPrChange>
        </w:rPr>
        <w:pPrChange w:id="3009" w:author="Niklas" w:date="2011-02-09T13:18:00Z">
          <w:pPr>
            <w:spacing w:line="360" w:lineRule="auto"/>
          </w:pPr>
        </w:pPrChange>
      </w:pPr>
      <w:r w:rsidRPr="00023073">
        <w:rPr>
          <w:rFonts w:ascii="Book Antiqua" w:hAnsi="Book Antiqua"/>
          <w:sz w:val="22"/>
          <w:szCs w:val="22"/>
          <w:rPrChange w:id="3010" w:author="Niklas" w:date="2011-02-09T13:16:00Z">
            <w:rPr>
              <w:sz w:val="24"/>
            </w:rPr>
          </w:rPrChange>
        </w:rPr>
        <w:t xml:space="preserve">En man i cylinderhatt kommer skyggt </w:t>
      </w:r>
      <w:commentRangeStart w:id="3011"/>
      <w:del w:id="3012" w:author="IT Tekniker" w:date="2010-08-18T16:10:00Z">
        <w:r w:rsidRPr="00023073" w:rsidDel="006920B6">
          <w:rPr>
            <w:rFonts w:ascii="Book Antiqua" w:hAnsi="Book Antiqua"/>
            <w:sz w:val="22"/>
            <w:szCs w:val="22"/>
            <w:rPrChange w:id="3013" w:author="Niklas" w:date="2011-02-09T13:16:00Z">
              <w:rPr>
                <w:sz w:val="24"/>
              </w:rPr>
            </w:rPrChange>
          </w:rPr>
          <w:delText xml:space="preserve">kommer </w:delText>
        </w:r>
      </w:del>
      <w:commentRangeEnd w:id="3011"/>
      <w:r w:rsidRPr="00023073">
        <w:rPr>
          <w:rStyle w:val="CommentReference"/>
          <w:rFonts w:ascii="Book Antiqua" w:hAnsi="Book Antiqua"/>
          <w:vanish/>
          <w:sz w:val="22"/>
          <w:szCs w:val="22"/>
          <w:rPrChange w:id="3014" w:author="Niklas" w:date="2011-02-09T13:16:00Z">
            <w:rPr>
              <w:rStyle w:val="CommentReference"/>
              <w:vanish/>
            </w:rPr>
          </w:rPrChange>
        </w:rPr>
        <w:commentReference w:id="3011"/>
      </w:r>
      <w:r w:rsidRPr="00023073">
        <w:rPr>
          <w:rFonts w:ascii="Book Antiqua" w:hAnsi="Book Antiqua"/>
          <w:sz w:val="22"/>
          <w:szCs w:val="22"/>
          <w:rPrChange w:id="3015" w:author="Niklas" w:date="2011-02-09T13:16:00Z">
            <w:rPr>
              <w:sz w:val="24"/>
            </w:rPr>
          </w:rPrChange>
        </w:rPr>
        <w:t xml:space="preserve">fram ur en smal gränd, stannar till och tittar mot fjärran med en slug och enveten min. Regnvädret </w:t>
      </w:r>
      <w:del w:id="3016" w:author="IT Tekniker" w:date="2010-08-18T16:10:00Z">
        <w:r w:rsidRPr="00023073" w:rsidDel="006920B6">
          <w:rPr>
            <w:rFonts w:ascii="Book Antiqua" w:hAnsi="Book Antiqua"/>
            <w:sz w:val="22"/>
            <w:szCs w:val="22"/>
            <w:rPrChange w:id="3017" w:author="Niklas" w:date="2011-02-09T13:16:00Z">
              <w:rPr>
                <w:sz w:val="24"/>
              </w:rPr>
            </w:rPrChange>
          </w:rPr>
          <w:delText xml:space="preserve">verkar inte </w:delText>
        </w:r>
      </w:del>
      <w:r w:rsidRPr="00023073">
        <w:rPr>
          <w:rFonts w:ascii="Book Antiqua" w:hAnsi="Book Antiqua"/>
          <w:sz w:val="22"/>
          <w:szCs w:val="22"/>
          <w:rPrChange w:id="3018" w:author="Niklas" w:date="2011-02-09T13:16:00Z">
            <w:rPr>
              <w:sz w:val="24"/>
            </w:rPr>
          </w:rPrChange>
        </w:rPr>
        <w:t>bekomm</w:t>
      </w:r>
      <w:ins w:id="3019" w:author="IT Tekniker" w:date="2010-08-18T16:10:00Z">
        <w:r w:rsidR="006920B6" w:rsidRPr="00023073">
          <w:rPr>
            <w:rFonts w:ascii="Book Antiqua" w:hAnsi="Book Antiqua"/>
            <w:sz w:val="22"/>
            <w:szCs w:val="22"/>
            <w:rPrChange w:id="3020" w:author="Niklas" w:date="2011-02-09T13:16:00Z">
              <w:rPr>
                <w:sz w:val="24"/>
              </w:rPr>
            </w:rPrChange>
          </w:rPr>
          <w:t>er</w:t>
        </w:r>
      </w:ins>
      <w:del w:id="3021" w:author="IT Tekniker" w:date="2010-08-18T16:10:00Z">
        <w:r w:rsidRPr="00023073" w:rsidDel="006920B6">
          <w:rPr>
            <w:rFonts w:ascii="Book Antiqua" w:hAnsi="Book Antiqua"/>
            <w:sz w:val="22"/>
            <w:szCs w:val="22"/>
            <w:rPrChange w:id="3022" w:author="Niklas" w:date="2011-02-09T13:16:00Z">
              <w:rPr>
                <w:sz w:val="24"/>
              </w:rPr>
            </w:rPrChange>
          </w:rPr>
          <w:delText>a</w:delText>
        </w:r>
      </w:del>
      <w:r w:rsidRPr="00023073">
        <w:rPr>
          <w:rFonts w:ascii="Book Antiqua" w:hAnsi="Book Antiqua"/>
          <w:sz w:val="22"/>
          <w:szCs w:val="22"/>
          <w:rPrChange w:id="3023" w:author="Niklas" w:date="2011-02-09T13:16:00Z">
            <w:rPr>
              <w:sz w:val="24"/>
            </w:rPr>
          </w:rPrChange>
        </w:rPr>
        <w:t xml:space="preserve"> honom</w:t>
      </w:r>
      <w:ins w:id="3024" w:author="IT Tekniker" w:date="2010-08-18T16:10:00Z">
        <w:r w:rsidR="006920B6" w:rsidRPr="00023073">
          <w:rPr>
            <w:rFonts w:ascii="Book Antiqua" w:hAnsi="Book Antiqua"/>
            <w:sz w:val="22"/>
            <w:szCs w:val="22"/>
            <w:rPrChange w:id="3025" w:author="Niklas" w:date="2011-02-09T13:16:00Z">
              <w:rPr>
                <w:sz w:val="24"/>
              </w:rPr>
            </w:rPrChange>
          </w:rPr>
          <w:t xml:space="preserve"> inte</w:t>
        </w:r>
      </w:ins>
      <w:r w:rsidRPr="00023073">
        <w:rPr>
          <w:rFonts w:ascii="Book Antiqua" w:hAnsi="Book Antiqua"/>
          <w:sz w:val="22"/>
          <w:szCs w:val="22"/>
          <w:rPrChange w:id="3026" w:author="Niklas" w:date="2011-02-09T13:16:00Z">
            <w:rPr>
              <w:sz w:val="24"/>
            </w:rPr>
          </w:rPrChange>
        </w:rPr>
        <w:t xml:space="preserve">. Istället blir han plötsligt djärv, korsar det stenbelagda torget så fort benen bär honom, stannar ett ögonblick framför en staty med markerade käkar och litet könsorgan. Sedan springer han vidare, svart mot den bruna stenläggningen, och försvinner genom </w:t>
      </w:r>
      <w:del w:id="3027" w:author="IT Tekniker" w:date="2011-02-03T09:48:00Z">
        <w:r w:rsidRPr="00023073" w:rsidDel="0032342D">
          <w:rPr>
            <w:rFonts w:ascii="Book Antiqua" w:hAnsi="Book Antiqua"/>
            <w:sz w:val="22"/>
            <w:szCs w:val="22"/>
            <w:rPrChange w:id="3028" w:author="Niklas" w:date="2011-02-09T13:16:00Z">
              <w:rPr>
                <w:sz w:val="24"/>
              </w:rPr>
            </w:rPrChange>
          </w:rPr>
          <w:delText xml:space="preserve">en </w:delText>
        </w:r>
      </w:del>
      <w:r w:rsidRPr="00023073">
        <w:rPr>
          <w:rFonts w:ascii="Book Antiqua" w:hAnsi="Book Antiqua"/>
          <w:sz w:val="22"/>
          <w:szCs w:val="22"/>
          <w:rPrChange w:id="3029" w:author="Niklas" w:date="2011-02-09T13:16:00Z">
            <w:rPr>
              <w:sz w:val="24"/>
            </w:rPr>
          </w:rPrChange>
        </w:rPr>
        <w:t>något som närmast kan beskrivas som en spricka mitt i ett hus. Kvar på torget finns nattens småkryp, beredda på att tillbringa mörkrets timmar mellan de slitna gatstenarna medan rännilar av vatten försöker slita med sig dem in i den sista vilan.</w:t>
      </w:r>
    </w:p>
    <w:p w:rsidR="006D632F" w:rsidRPr="00023073" w:rsidRDefault="006D632F">
      <w:pPr>
        <w:spacing w:line="276" w:lineRule="auto"/>
        <w:rPr>
          <w:rFonts w:ascii="Book Antiqua" w:hAnsi="Book Antiqua"/>
          <w:sz w:val="22"/>
          <w:szCs w:val="22"/>
          <w:rPrChange w:id="3030" w:author="Niklas" w:date="2011-02-09T13:16:00Z">
            <w:rPr>
              <w:sz w:val="24"/>
            </w:rPr>
          </w:rPrChange>
        </w:rPr>
        <w:pPrChange w:id="3031" w:author="Niklas" w:date="2011-02-09T13:18:00Z">
          <w:pPr>
            <w:spacing w:line="360" w:lineRule="auto"/>
          </w:pPr>
        </w:pPrChange>
      </w:pPr>
      <w:r w:rsidRPr="00023073">
        <w:rPr>
          <w:rFonts w:ascii="Book Antiqua" w:hAnsi="Book Antiqua"/>
          <w:sz w:val="22"/>
          <w:szCs w:val="22"/>
          <w:rPrChange w:id="3032" w:author="Niklas" w:date="2011-02-09T13:16:00Z">
            <w:rPr>
              <w:sz w:val="24"/>
            </w:rPr>
          </w:rPrChange>
        </w:rPr>
        <w:t xml:space="preserve">  I </w:t>
      </w:r>
      <w:proofErr w:type="spellStart"/>
      <w:r w:rsidRPr="00023073">
        <w:rPr>
          <w:rFonts w:ascii="Book Antiqua" w:hAnsi="Book Antiqua"/>
          <w:sz w:val="22"/>
          <w:szCs w:val="22"/>
          <w:rPrChange w:id="3033" w:author="Niklas" w:date="2011-02-09T13:16:00Z">
            <w:rPr>
              <w:sz w:val="24"/>
            </w:rPr>
          </w:rPrChange>
        </w:rPr>
        <w:t>hussprickan</w:t>
      </w:r>
      <w:proofErr w:type="spellEnd"/>
      <w:r w:rsidRPr="00023073">
        <w:rPr>
          <w:rFonts w:ascii="Book Antiqua" w:hAnsi="Book Antiqua"/>
          <w:sz w:val="22"/>
          <w:szCs w:val="22"/>
          <w:rPrChange w:id="3034" w:author="Niklas" w:date="2011-02-09T13:16:00Z">
            <w:rPr>
              <w:sz w:val="24"/>
            </w:rPr>
          </w:rPrChange>
        </w:rPr>
        <w:t xml:space="preserve"> väntar sedan länge två män. Deras kläder är torra och nästan dammiga, som något slags tecken på deras tålamod. Det är en präst och en man som är svår att beskriva. Han saknar utmärkande drag, sånär som på ansiktet som är sällsamt avlångt till formen. De tre skiljer sig till den milda grad åt att det för en utomstående kan uppfattas som ett slumpartat möte mellan vinddrivna existenser av olika ursprung, med olika idéer och uppfattningar om ödet, vetenskaperna, inflytandet, lakunerna och naturens regelbundenhet. Inom synhåll, </w:t>
      </w:r>
      <w:r w:rsidRPr="00023073">
        <w:rPr>
          <w:rStyle w:val="Emphasis"/>
          <w:rFonts w:ascii="Book Antiqua" w:hAnsi="Book Antiqua"/>
          <w:i w:val="0"/>
          <w:color w:val="000000"/>
          <w:sz w:val="22"/>
          <w:szCs w:val="22"/>
          <w:rPrChange w:id="3035" w:author="Niklas" w:date="2011-02-09T13:16:00Z">
            <w:rPr>
              <w:rStyle w:val="Emphasis"/>
              <w:i w:val="0"/>
              <w:color w:val="000000"/>
              <w:sz w:val="24"/>
            </w:rPr>
          </w:rPrChange>
        </w:rPr>
        <w:lastRenderedPageBreak/>
        <w:t xml:space="preserve">högt över </w:t>
      </w:r>
      <w:proofErr w:type="spellStart"/>
      <w:r w:rsidRPr="00023073">
        <w:rPr>
          <w:rStyle w:val="Emphasis"/>
          <w:rFonts w:ascii="Book Antiqua" w:hAnsi="Book Antiqua"/>
          <w:i w:val="0"/>
          <w:color w:val="000000"/>
          <w:sz w:val="22"/>
          <w:szCs w:val="22"/>
          <w:rPrChange w:id="3036" w:author="Niklas" w:date="2011-02-09T13:16:00Z">
            <w:rPr>
              <w:rStyle w:val="Emphasis"/>
              <w:i w:val="0"/>
              <w:color w:val="000000"/>
              <w:sz w:val="24"/>
            </w:rPr>
          </w:rPrChange>
        </w:rPr>
        <w:t>Vieux</w:t>
      </w:r>
      <w:proofErr w:type="spellEnd"/>
      <w:r w:rsidRPr="00023073">
        <w:rPr>
          <w:rStyle w:val="Emphasis"/>
          <w:rFonts w:ascii="Book Antiqua" w:hAnsi="Book Antiqua"/>
          <w:i w:val="0"/>
          <w:color w:val="000000"/>
          <w:sz w:val="22"/>
          <w:szCs w:val="22"/>
          <w:rPrChange w:id="3037" w:author="Niklas" w:date="2011-02-09T13:16:00Z">
            <w:rPr>
              <w:rStyle w:val="Emphasis"/>
              <w:i w:val="0"/>
              <w:color w:val="000000"/>
              <w:sz w:val="24"/>
            </w:rPr>
          </w:rPrChange>
        </w:rPr>
        <w:t xml:space="preserve">-Port, vakar </w:t>
      </w:r>
      <w:smartTag w:uri="urn:schemas-microsoft-com:office:smarttags" w:element="PersonName">
        <w:smartTagPr>
          <w:attr w:name="ProductID" w:val="La Bonne M￨re"/>
        </w:smartTagPr>
        <w:r w:rsidRPr="00023073">
          <w:rPr>
            <w:rStyle w:val="Emphasis"/>
            <w:rFonts w:ascii="Book Antiqua" w:hAnsi="Book Antiqua"/>
            <w:i w:val="0"/>
            <w:color w:val="000000"/>
            <w:sz w:val="22"/>
            <w:szCs w:val="22"/>
            <w:rPrChange w:id="3038" w:author="Niklas" w:date="2011-02-09T13:16:00Z">
              <w:rPr>
                <w:rStyle w:val="Emphasis"/>
                <w:i w:val="0"/>
                <w:color w:val="000000"/>
                <w:sz w:val="24"/>
              </w:rPr>
            </w:rPrChange>
          </w:rPr>
          <w:t xml:space="preserve">La Bonne </w:t>
        </w:r>
        <w:proofErr w:type="spellStart"/>
        <w:r w:rsidRPr="00023073">
          <w:rPr>
            <w:rStyle w:val="Emphasis"/>
            <w:rFonts w:ascii="Book Antiqua" w:hAnsi="Book Antiqua"/>
            <w:i w:val="0"/>
            <w:color w:val="000000"/>
            <w:sz w:val="22"/>
            <w:szCs w:val="22"/>
            <w:rPrChange w:id="3039" w:author="Niklas" w:date="2011-02-09T13:16:00Z">
              <w:rPr>
                <w:rStyle w:val="Emphasis"/>
                <w:i w:val="0"/>
                <w:color w:val="000000"/>
                <w:sz w:val="24"/>
              </w:rPr>
            </w:rPrChange>
          </w:rPr>
          <w:t>Mère</w:t>
        </w:r>
      </w:smartTag>
      <w:proofErr w:type="spellEnd"/>
      <w:r w:rsidRPr="00023073">
        <w:rPr>
          <w:rStyle w:val="Emphasis"/>
          <w:rFonts w:ascii="Book Antiqua" w:hAnsi="Book Antiqua"/>
          <w:i w:val="0"/>
          <w:color w:val="000000"/>
          <w:sz w:val="22"/>
          <w:szCs w:val="22"/>
          <w:rPrChange w:id="3040" w:author="Niklas" w:date="2011-02-09T13:16:00Z">
            <w:rPr>
              <w:rStyle w:val="Emphasis"/>
              <w:i w:val="0"/>
              <w:color w:val="000000"/>
              <w:sz w:val="24"/>
            </w:rPr>
          </w:rPrChange>
        </w:rPr>
        <w:t xml:space="preserve">, den goda modern. </w:t>
      </w:r>
    </w:p>
    <w:p w:rsidR="006D632F" w:rsidRPr="00023073" w:rsidRDefault="006D632F">
      <w:pPr>
        <w:spacing w:line="276" w:lineRule="auto"/>
        <w:rPr>
          <w:rFonts w:ascii="Book Antiqua" w:hAnsi="Book Antiqua"/>
          <w:color w:val="000000"/>
          <w:sz w:val="22"/>
          <w:szCs w:val="22"/>
          <w:rPrChange w:id="3041" w:author="Niklas" w:date="2011-02-09T13:16:00Z">
            <w:rPr>
              <w:color w:val="000000"/>
              <w:sz w:val="24"/>
            </w:rPr>
          </w:rPrChange>
        </w:rPr>
        <w:pPrChange w:id="3042" w:author="Niklas" w:date="2011-02-09T13:18:00Z">
          <w:pPr>
            <w:spacing w:line="360" w:lineRule="auto"/>
          </w:pPr>
        </w:pPrChange>
      </w:pPr>
    </w:p>
    <w:p w:rsidR="006D632F" w:rsidRPr="00023073" w:rsidRDefault="006D632F">
      <w:pPr>
        <w:pStyle w:val="Heading1"/>
        <w:spacing w:line="276" w:lineRule="auto"/>
        <w:rPr>
          <w:rFonts w:ascii="Book Antiqua" w:hAnsi="Book Antiqua"/>
          <w:sz w:val="22"/>
          <w:szCs w:val="22"/>
          <w:rPrChange w:id="3043" w:author="Niklas" w:date="2011-02-09T13:16:00Z">
            <w:rPr>
              <w:sz w:val="24"/>
            </w:rPr>
          </w:rPrChange>
        </w:rPr>
        <w:pPrChange w:id="3044" w:author="Niklas" w:date="2011-02-09T13:18:00Z">
          <w:pPr>
            <w:spacing w:line="360" w:lineRule="auto"/>
          </w:pPr>
        </w:pPrChange>
      </w:pPr>
      <w:r w:rsidRPr="00023073">
        <w:rPr>
          <w:rFonts w:ascii="Book Antiqua" w:hAnsi="Book Antiqua"/>
          <w:sz w:val="22"/>
          <w:szCs w:val="22"/>
          <w:rPrChange w:id="3045" w:author="Niklas" w:date="2011-02-09T13:16:00Z">
            <w:rPr>
              <w:b/>
              <w:bCs/>
              <w:sz w:val="24"/>
            </w:rPr>
          </w:rPrChange>
        </w:rPr>
        <w:t>12</w:t>
      </w:r>
    </w:p>
    <w:p w:rsidR="006D632F" w:rsidRPr="00023073" w:rsidRDefault="006D632F">
      <w:pPr>
        <w:spacing w:line="276" w:lineRule="auto"/>
        <w:rPr>
          <w:rFonts w:ascii="Book Antiqua" w:hAnsi="Book Antiqua"/>
          <w:sz w:val="22"/>
          <w:szCs w:val="22"/>
          <w:rPrChange w:id="3046" w:author="Niklas" w:date="2011-02-09T13:16:00Z">
            <w:rPr>
              <w:sz w:val="24"/>
            </w:rPr>
          </w:rPrChange>
        </w:rPr>
        <w:pPrChange w:id="3047" w:author="Niklas" w:date="2011-02-09T13:18:00Z">
          <w:pPr>
            <w:spacing w:line="360" w:lineRule="auto"/>
          </w:pPr>
        </w:pPrChange>
      </w:pPr>
    </w:p>
    <w:p w:rsidR="006D632F" w:rsidRPr="00023073" w:rsidRDefault="006D632F">
      <w:pPr>
        <w:spacing w:line="276" w:lineRule="auto"/>
        <w:rPr>
          <w:rFonts w:ascii="Book Antiqua" w:hAnsi="Book Antiqua"/>
          <w:sz w:val="22"/>
          <w:szCs w:val="22"/>
          <w:rPrChange w:id="3048" w:author="Niklas" w:date="2011-02-09T13:16:00Z">
            <w:rPr>
              <w:sz w:val="24"/>
            </w:rPr>
          </w:rPrChange>
        </w:rPr>
        <w:pPrChange w:id="3049" w:author="Niklas" w:date="2011-02-09T13:18:00Z">
          <w:pPr>
            <w:spacing w:line="360" w:lineRule="auto"/>
          </w:pPr>
        </w:pPrChange>
      </w:pPr>
      <w:r w:rsidRPr="00023073">
        <w:rPr>
          <w:rFonts w:ascii="Book Antiqua" w:hAnsi="Book Antiqua"/>
          <w:sz w:val="22"/>
          <w:szCs w:val="22"/>
          <w:rPrChange w:id="3050" w:author="Niklas" w:date="2011-02-09T13:16:00Z">
            <w:rPr>
              <w:sz w:val="24"/>
            </w:rPr>
          </w:rPrChange>
        </w:rPr>
        <w:t>Gryningen träder diskret in genom fönstergluggen och möter en dammig kammare fylld av verktyg, aska, sot och en säng.</w:t>
      </w:r>
    </w:p>
    <w:p w:rsidR="006D632F" w:rsidRPr="00023073" w:rsidRDefault="006D632F">
      <w:pPr>
        <w:spacing w:line="276" w:lineRule="auto"/>
        <w:rPr>
          <w:rFonts w:ascii="Book Antiqua" w:hAnsi="Book Antiqua"/>
          <w:sz w:val="22"/>
          <w:szCs w:val="22"/>
          <w:rPrChange w:id="3051" w:author="Niklas" w:date="2011-02-09T13:16:00Z">
            <w:rPr>
              <w:sz w:val="24"/>
            </w:rPr>
          </w:rPrChange>
        </w:rPr>
        <w:pPrChange w:id="3052" w:author="Niklas" w:date="2011-02-09T13:18:00Z">
          <w:pPr>
            <w:spacing w:line="360" w:lineRule="auto"/>
          </w:pPr>
        </w:pPrChange>
      </w:pPr>
      <w:r w:rsidRPr="00023073">
        <w:rPr>
          <w:rFonts w:ascii="Book Antiqua" w:hAnsi="Book Antiqua"/>
          <w:sz w:val="22"/>
          <w:szCs w:val="22"/>
          <w:rPrChange w:id="3053" w:author="Niklas" w:date="2011-02-09T13:16:00Z">
            <w:rPr>
              <w:sz w:val="24"/>
            </w:rPr>
          </w:rPrChange>
        </w:rPr>
        <w:t xml:space="preserve">  Jag vaknar nöjd och belåten. Jag har förlikat mig med tanken på att jag har mördat. Att som bödel verkställa straffet i samma ögonblick som man, medvetet eller inte, bestämmer att ett liv ska släckas är bara en konsekvens av min egen moral. Eftersom jag är min egen herre följer jag också mina egna lagar och bestämmelser. Att inte göra det utan istället följa en sedan tidigare existerande förordningar är att förneka rätten till sitt eget liv! Livsförljugenheten är en följdföreteelse av kristendomens djuplodande förgiftning av mänsklighetens blod, och giftet närmar sig hjärtat! Väl där är mänskligheten förlorad i sina egna vanföreställningar.</w:t>
      </w:r>
    </w:p>
    <w:p w:rsidR="006D632F" w:rsidRPr="00023073" w:rsidRDefault="006D632F">
      <w:pPr>
        <w:spacing w:line="276" w:lineRule="auto"/>
        <w:rPr>
          <w:rFonts w:ascii="Book Antiqua" w:hAnsi="Book Antiqua"/>
          <w:sz w:val="22"/>
          <w:szCs w:val="22"/>
          <w:rPrChange w:id="3054" w:author="Niklas" w:date="2011-02-09T13:16:00Z">
            <w:rPr>
              <w:sz w:val="24"/>
            </w:rPr>
          </w:rPrChange>
        </w:rPr>
        <w:pPrChange w:id="3055" w:author="Niklas" w:date="2011-02-09T13:18:00Z">
          <w:pPr>
            <w:spacing w:line="360" w:lineRule="auto"/>
          </w:pPr>
        </w:pPrChange>
      </w:pPr>
      <w:r w:rsidRPr="00023073">
        <w:rPr>
          <w:rFonts w:ascii="Book Antiqua" w:hAnsi="Book Antiqua"/>
          <w:sz w:val="22"/>
          <w:szCs w:val="22"/>
          <w:rPrChange w:id="3056" w:author="Niklas" w:date="2011-02-09T13:16:00Z">
            <w:rPr>
              <w:sz w:val="24"/>
            </w:rPr>
          </w:rPrChange>
        </w:rPr>
        <w:t xml:space="preserve">  Då blodet är essensen i mänsklighetens fortlevnad beslutar jag att det ska vara symbolen för min filosofi, mitt sätt att leva och verka. Blodet som symbol för min frihet från andra människor och från religionernas betungande bojor.</w:t>
      </w:r>
    </w:p>
    <w:p w:rsidR="006D632F" w:rsidRPr="00023073" w:rsidRDefault="006D632F">
      <w:pPr>
        <w:spacing w:line="276" w:lineRule="auto"/>
        <w:rPr>
          <w:rFonts w:ascii="Book Antiqua" w:hAnsi="Book Antiqua"/>
          <w:sz w:val="22"/>
          <w:szCs w:val="22"/>
          <w:rPrChange w:id="3057" w:author="Niklas" w:date="2011-02-09T13:16:00Z">
            <w:rPr>
              <w:sz w:val="24"/>
            </w:rPr>
          </w:rPrChange>
        </w:rPr>
        <w:pPrChange w:id="3058" w:author="Niklas" w:date="2011-02-09T13:18:00Z">
          <w:pPr>
            <w:spacing w:line="360" w:lineRule="auto"/>
          </w:pPr>
        </w:pPrChange>
      </w:pPr>
      <w:r w:rsidRPr="00023073">
        <w:rPr>
          <w:rFonts w:ascii="Book Antiqua" w:hAnsi="Book Antiqua"/>
          <w:sz w:val="22"/>
          <w:szCs w:val="22"/>
          <w:rPrChange w:id="3059" w:author="Niklas" w:date="2011-02-09T13:16:00Z">
            <w:rPr>
              <w:sz w:val="24"/>
            </w:rPr>
          </w:rPrChange>
        </w:rPr>
        <w:t xml:space="preserve">  Människan lever fjättrad av moraliska bojor smidda i religionens namn. Samtidigt är korset symbolen för den </w:t>
      </w:r>
      <w:r w:rsidRPr="00023073">
        <w:rPr>
          <w:rFonts w:ascii="Book Antiqua" w:hAnsi="Book Antiqua"/>
          <w:sz w:val="22"/>
          <w:szCs w:val="22"/>
          <w:rPrChange w:id="3060" w:author="Niklas" w:date="2011-02-09T13:16:00Z">
            <w:rPr>
              <w:sz w:val="24"/>
            </w:rPr>
          </w:rPrChange>
        </w:rPr>
        <w:lastRenderedPageBreak/>
        <w:t>sammansvärjning som tvingar människor att leva i skuggan av sig själva och sina egna tankar. I skuggan av kärleken, konsten, filosofin, framstegen, njutningen. I skuggan av livet självt!</w:t>
      </w:r>
    </w:p>
    <w:p w:rsidR="006D632F" w:rsidRPr="00023073" w:rsidRDefault="006D632F">
      <w:pPr>
        <w:spacing w:line="276" w:lineRule="auto"/>
        <w:rPr>
          <w:rFonts w:ascii="Book Antiqua" w:hAnsi="Book Antiqua"/>
          <w:sz w:val="22"/>
          <w:szCs w:val="22"/>
          <w:rPrChange w:id="3061" w:author="Niklas" w:date="2011-02-09T13:16:00Z">
            <w:rPr>
              <w:sz w:val="24"/>
            </w:rPr>
          </w:rPrChange>
        </w:rPr>
        <w:pPrChange w:id="3062" w:author="Niklas" w:date="2011-02-09T13:18:00Z">
          <w:pPr>
            <w:spacing w:line="360" w:lineRule="auto"/>
          </w:pPr>
        </w:pPrChange>
      </w:pPr>
      <w:r w:rsidRPr="00023073">
        <w:rPr>
          <w:rFonts w:ascii="Book Antiqua" w:hAnsi="Book Antiqua"/>
          <w:sz w:val="22"/>
          <w:szCs w:val="22"/>
          <w:rPrChange w:id="3063" w:author="Niklas" w:date="2011-02-09T13:16:00Z">
            <w:rPr>
              <w:sz w:val="24"/>
            </w:rPr>
          </w:rPrChange>
        </w:rPr>
        <w:t xml:space="preserve">  Jag reser mig och går fram till ugnen. Med säker hand tvättar jag gårdagens stekspade i destillerat vatten och torkar därefter av den på en servett. Igår lärde jag mig att järn löser sig under vätgasutveckling i saltsyra samt i utspädd salpetersyra, men ej i koncentrerad svavelsyra eller salpetersyra. Hur kan det egentligen komma sig? Ett koncentrerat ämne borde vara starkare än ett utspätt? Eller är det inte styrkan utan något annat som framkallar förvandlingen?</w:t>
      </w:r>
    </w:p>
    <w:p w:rsidR="006D632F" w:rsidRPr="00023073" w:rsidRDefault="006D632F">
      <w:pPr>
        <w:spacing w:line="276" w:lineRule="auto"/>
        <w:rPr>
          <w:rFonts w:ascii="Book Antiqua" w:hAnsi="Book Antiqua"/>
          <w:sz w:val="22"/>
          <w:szCs w:val="22"/>
          <w:rPrChange w:id="3064" w:author="Niklas" w:date="2011-02-09T13:16:00Z">
            <w:rPr>
              <w:sz w:val="24"/>
            </w:rPr>
          </w:rPrChange>
        </w:rPr>
        <w:pPrChange w:id="3065" w:author="Niklas" w:date="2011-02-09T13:18:00Z">
          <w:pPr>
            <w:spacing w:line="360" w:lineRule="auto"/>
          </w:pPr>
        </w:pPrChange>
      </w:pPr>
      <w:r w:rsidRPr="00023073">
        <w:rPr>
          <w:rFonts w:ascii="Book Antiqua" w:hAnsi="Book Antiqua"/>
          <w:sz w:val="22"/>
          <w:szCs w:val="22"/>
          <w:rPrChange w:id="3066" w:author="Niklas" w:date="2011-02-09T13:16:00Z">
            <w:rPr>
              <w:sz w:val="24"/>
            </w:rPr>
          </w:rPrChange>
        </w:rPr>
        <w:t xml:space="preserve">  Jag häller några droppar salpetersyra i den rengjorda stekspaden och lägger på tio gram järn. Det fräser till när de båda ämnena först rör vid varandra, men sen blir det tyst. Inom några minuter kommer kanske några järnsalter att utvecklas så det gäller att handla snabbt! Jag får igång en liten brasa med hjälp av några pappersark och lutar två träpinnar över elden. Några stänk fosfor och in med spaden över de nyvakna lågorna.</w:t>
      </w:r>
    </w:p>
    <w:p w:rsidR="006D632F" w:rsidRPr="00023073" w:rsidRDefault="006D632F">
      <w:pPr>
        <w:spacing w:line="276" w:lineRule="auto"/>
        <w:rPr>
          <w:rFonts w:ascii="Book Antiqua" w:hAnsi="Book Antiqua"/>
          <w:sz w:val="22"/>
          <w:szCs w:val="22"/>
          <w:rPrChange w:id="3067" w:author="Niklas" w:date="2011-02-09T13:16:00Z">
            <w:rPr>
              <w:sz w:val="24"/>
            </w:rPr>
          </w:rPrChange>
        </w:rPr>
        <w:pPrChange w:id="3068" w:author="Niklas" w:date="2011-02-09T13:18:00Z">
          <w:pPr>
            <w:spacing w:line="360" w:lineRule="auto"/>
          </w:pPr>
        </w:pPrChange>
      </w:pPr>
      <w:r w:rsidRPr="00023073">
        <w:rPr>
          <w:rFonts w:ascii="Book Antiqua" w:hAnsi="Book Antiqua"/>
          <w:sz w:val="22"/>
          <w:szCs w:val="22"/>
          <w:rPrChange w:id="3069" w:author="Niklas" w:date="2011-02-09T13:16:00Z">
            <w:rPr>
              <w:sz w:val="24"/>
            </w:rPr>
          </w:rPrChange>
        </w:rPr>
        <w:t xml:space="preserve">  Under en liten stund är det alldeles stilla, men någonting kommer nog att hända.  </w:t>
      </w:r>
    </w:p>
    <w:p w:rsidR="006D632F" w:rsidRPr="00023073" w:rsidRDefault="006D632F">
      <w:pPr>
        <w:spacing w:line="276" w:lineRule="auto"/>
        <w:rPr>
          <w:rFonts w:ascii="Book Antiqua" w:hAnsi="Book Antiqua"/>
          <w:color w:val="000000"/>
          <w:sz w:val="22"/>
          <w:szCs w:val="22"/>
          <w:rPrChange w:id="3070" w:author="Niklas" w:date="2011-02-09T13:16:00Z">
            <w:rPr>
              <w:color w:val="000000"/>
              <w:sz w:val="24"/>
            </w:rPr>
          </w:rPrChange>
        </w:rPr>
        <w:pPrChange w:id="3071" w:author="Niklas" w:date="2011-02-09T13:18:00Z">
          <w:pPr>
            <w:spacing w:line="360" w:lineRule="auto"/>
          </w:pPr>
        </w:pPrChange>
      </w:pPr>
      <w:r w:rsidRPr="00023073">
        <w:rPr>
          <w:rFonts w:ascii="Book Antiqua" w:hAnsi="Book Antiqua"/>
          <w:color w:val="000000"/>
          <w:sz w:val="22"/>
          <w:szCs w:val="22"/>
          <w:rPrChange w:id="3072" w:author="Niklas" w:date="2011-02-09T13:16:00Z">
            <w:rPr>
              <w:color w:val="000000"/>
              <w:sz w:val="24"/>
            </w:rPr>
          </w:rPrChange>
        </w:rPr>
        <w:t xml:space="preserve">  Plötsligt knackar det på dörren! Det kan vara konstaplarna som tror sig ha bevis mot mig! Men deras bevis och rättskipning har ingen giltighet i min värld. Tvärtom föraktar jag dem i deras tro på ett rättsystem </w:t>
      </w:r>
      <w:r w:rsidRPr="00023073">
        <w:rPr>
          <w:rFonts w:ascii="Book Antiqua" w:hAnsi="Book Antiqua"/>
          <w:color w:val="000000"/>
          <w:sz w:val="22"/>
          <w:szCs w:val="22"/>
          <w:rPrChange w:id="3073" w:author="Niklas" w:date="2011-02-09T13:16:00Z">
            <w:rPr>
              <w:color w:val="000000"/>
              <w:sz w:val="24"/>
            </w:rPr>
          </w:rPrChange>
        </w:rPr>
        <w:lastRenderedPageBreak/>
        <w:t>som de varken begriper eller varit med att ta fram, utan bara agerar som dess verkställande organ.</w:t>
      </w:r>
    </w:p>
    <w:p w:rsidR="006D632F" w:rsidRPr="00023073" w:rsidRDefault="006D632F">
      <w:pPr>
        <w:spacing w:line="276" w:lineRule="auto"/>
        <w:rPr>
          <w:rFonts w:ascii="Book Antiqua" w:hAnsi="Book Antiqua"/>
          <w:color w:val="000000"/>
          <w:sz w:val="22"/>
          <w:szCs w:val="22"/>
          <w:rPrChange w:id="3074" w:author="Niklas" w:date="2011-02-09T13:16:00Z">
            <w:rPr>
              <w:color w:val="000000"/>
              <w:sz w:val="24"/>
            </w:rPr>
          </w:rPrChange>
        </w:rPr>
        <w:pPrChange w:id="3075" w:author="Niklas" w:date="2011-02-09T13:18:00Z">
          <w:pPr>
            <w:spacing w:line="360" w:lineRule="auto"/>
          </w:pPr>
        </w:pPrChange>
      </w:pPr>
      <w:r w:rsidRPr="00023073">
        <w:rPr>
          <w:rFonts w:ascii="Book Antiqua" w:hAnsi="Book Antiqua"/>
          <w:color w:val="000000"/>
          <w:sz w:val="22"/>
          <w:szCs w:val="22"/>
          <w:rPrChange w:id="3076" w:author="Niklas" w:date="2011-02-09T13:16:00Z">
            <w:rPr>
              <w:color w:val="000000"/>
              <w:sz w:val="24"/>
            </w:rPr>
          </w:rPrChange>
        </w:rPr>
        <w:t xml:space="preserve">– Hycklare, viskar jag för mig själv medan jag lägger ner stekspaden vid sidan av elden. En svart liten klump har bildats däri. De kvarvarande lågorna släcker jag med en skvätt vatten och skyndar mig därpå fram till dörren. </w:t>
      </w:r>
    </w:p>
    <w:p w:rsidR="006D632F" w:rsidRPr="00023073" w:rsidRDefault="006D632F">
      <w:pPr>
        <w:spacing w:line="276" w:lineRule="auto"/>
        <w:rPr>
          <w:rFonts w:ascii="Book Antiqua" w:hAnsi="Book Antiqua"/>
          <w:color w:val="000000"/>
          <w:sz w:val="22"/>
          <w:szCs w:val="22"/>
          <w:rPrChange w:id="3077" w:author="Niklas" w:date="2011-02-09T13:16:00Z">
            <w:rPr>
              <w:color w:val="000000"/>
              <w:sz w:val="24"/>
            </w:rPr>
          </w:rPrChange>
        </w:rPr>
        <w:pPrChange w:id="3078" w:author="Niklas" w:date="2011-02-09T13:18:00Z">
          <w:pPr>
            <w:spacing w:line="360" w:lineRule="auto"/>
          </w:pPr>
        </w:pPrChange>
      </w:pPr>
      <w:r w:rsidRPr="00023073">
        <w:rPr>
          <w:rFonts w:ascii="Book Antiqua" w:hAnsi="Book Antiqua"/>
          <w:color w:val="000000"/>
          <w:sz w:val="22"/>
          <w:szCs w:val="22"/>
          <w:rPrChange w:id="3079" w:author="Niklas" w:date="2011-02-09T13:16:00Z">
            <w:rPr>
              <w:color w:val="000000"/>
              <w:sz w:val="24"/>
            </w:rPr>
          </w:rPrChange>
        </w:rPr>
        <w:t xml:space="preserve">  När jag öppnar är det Albert som står i dörröppningen! En lika välkommen som oväntad syn! Det ryker lite nerifrån trappan och en svag lukt av brandrök letar sig upp till avsatsen utanför min dörr. Som alltid är Albert propert klädd i mörkgrön överrock med krås, stärkt krage och utanpåliggande volangarmband. Leendet i mungipan avslöjar att rollen som glad och jovialisk är den enda</w:t>
      </w:r>
      <w:r w:rsidRPr="00023073">
        <w:rPr>
          <w:rFonts w:ascii="Book Antiqua" w:hAnsi="Book Antiqua"/>
          <w:sz w:val="22"/>
          <w:szCs w:val="22"/>
          <w:rPrChange w:id="3080" w:author="Niklas" w:date="2011-02-09T13:16:00Z">
            <w:rPr>
              <w:sz w:val="24"/>
            </w:rPr>
          </w:rPrChange>
        </w:rPr>
        <w:t xml:space="preserve"> han kan spela utan smink.</w:t>
      </w:r>
    </w:p>
    <w:p w:rsidR="006D632F" w:rsidRPr="00023073" w:rsidRDefault="006D632F">
      <w:pPr>
        <w:spacing w:line="276" w:lineRule="auto"/>
        <w:rPr>
          <w:rFonts w:ascii="Book Antiqua" w:hAnsi="Book Antiqua"/>
          <w:color w:val="000000"/>
          <w:sz w:val="22"/>
          <w:szCs w:val="22"/>
          <w:rPrChange w:id="3081" w:author="Niklas" w:date="2011-02-09T13:16:00Z">
            <w:rPr>
              <w:color w:val="000000"/>
              <w:sz w:val="24"/>
            </w:rPr>
          </w:rPrChange>
        </w:rPr>
        <w:pPrChange w:id="3082" w:author="Niklas" w:date="2011-02-09T13:18:00Z">
          <w:pPr>
            <w:spacing w:line="360" w:lineRule="auto"/>
          </w:pPr>
        </w:pPrChange>
      </w:pPr>
      <w:r w:rsidRPr="00023073">
        <w:rPr>
          <w:rFonts w:ascii="Book Antiqua" w:hAnsi="Book Antiqua"/>
          <w:color w:val="000000"/>
          <w:sz w:val="22"/>
          <w:szCs w:val="22"/>
          <w:rPrChange w:id="3083" w:author="Niklas" w:date="2011-02-09T13:16:00Z">
            <w:rPr>
              <w:color w:val="000000"/>
              <w:sz w:val="24"/>
            </w:rPr>
          </w:rPrChange>
        </w:rPr>
        <w:t xml:space="preserve">– Det var oväntat. </w:t>
      </w:r>
      <w:proofErr w:type="spellStart"/>
      <w:r w:rsidRPr="00023073">
        <w:rPr>
          <w:rFonts w:ascii="Book Antiqua" w:hAnsi="Book Antiqua"/>
          <w:color w:val="000000"/>
          <w:sz w:val="22"/>
          <w:szCs w:val="22"/>
          <w:rPrChange w:id="3084" w:author="Niklas" w:date="2011-02-09T13:16:00Z">
            <w:rPr>
              <w:color w:val="000000"/>
              <w:sz w:val="24"/>
            </w:rPr>
          </w:rPrChange>
        </w:rPr>
        <w:t>Väkommen</w:t>
      </w:r>
      <w:proofErr w:type="spellEnd"/>
      <w:r w:rsidRPr="00023073">
        <w:rPr>
          <w:rFonts w:ascii="Book Antiqua" w:hAnsi="Book Antiqua"/>
          <w:color w:val="000000"/>
          <w:sz w:val="22"/>
          <w:szCs w:val="22"/>
          <w:rPrChange w:id="3085" w:author="Niklas" w:date="2011-02-09T13:16:00Z">
            <w:rPr>
              <w:color w:val="000000"/>
              <w:sz w:val="24"/>
            </w:rPr>
          </w:rPrChange>
        </w:rPr>
        <w:t xml:space="preserve"> Albert! Stig på.</w:t>
      </w:r>
    </w:p>
    <w:p w:rsidR="006D632F" w:rsidRPr="00023073" w:rsidRDefault="006D632F">
      <w:pPr>
        <w:spacing w:line="276" w:lineRule="auto"/>
        <w:rPr>
          <w:rFonts w:ascii="Book Antiqua" w:hAnsi="Book Antiqua"/>
          <w:color w:val="000000"/>
          <w:sz w:val="22"/>
          <w:szCs w:val="22"/>
          <w:rPrChange w:id="3086" w:author="Niklas" w:date="2011-02-09T13:16:00Z">
            <w:rPr>
              <w:color w:val="000000"/>
              <w:sz w:val="24"/>
            </w:rPr>
          </w:rPrChange>
        </w:rPr>
        <w:pPrChange w:id="3087" w:author="Niklas" w:date="2011-02-09T13:18:00Z">
          <w:pPr>
            <w:spacing w:line="360" w:lineRule="auto"/>
          </w:pPr>
        </w:pPrChange>
      </w:pPr>
      <w:r w:rsidRPr="00023073">
        <w:rPr>
          <w:rFonts w:ascii="Book Antiqua" w:hAnsi="Book Antiqua"/>
          <w:color w:val="000000"/>
          <w:sz w:val="22"/>
          <w:szCs w:val="22"/>
          <w:rPrChange w:id="3088" w:author="Niklas" w:date="2011-02-09T13:16:00Z">
            <w:rPr>
              <w:color w:val="000000"/>
              <w:sz w:val="24"/>
            </w:rPr>
          </w:rPrChange>
        </w:rPr>
        <w:t xml:space="preserve">– Tack. </w:t>
      </w:r>
    </w:p>
    <w:p w:rsidR="006D632F" w:rsidRPr="00023073" w:rsidRDefault="006D632F">
      <w:pPr>
        <w:spacing w:line="276" w:lineRule="auto"/>
        <w:rPr>
          <w:rFonts w:ascii="Book Antiqua" w:hAnsi="Book Antiqua"/>
          <w:color w:val="000000"/>
          <w:sz w:val="22"/>
          <w:szCs w:val="22"/>
          <w:rPrChange w:id="3089" w:author="Niklas" w:date="2011-02-09T13:16:00Z">
            <w:rPr>
              <w:color w:val="000000"/>
              <w:sz w:val="24"/>
            </w:rPr>
          </w:rPrChange>
        </w:rPr>
        <w:pPrChange w:id="3090" w:author="Niklas" w:date="2011-02-09T13:18:00Z">
          <w:pPr>
            <w:spacing w:line="360" w:lineRule="auto"/>
          </w:pPr>
        </w:pPrChange>
      </w:pPr>
      <w:r w:rsidRPr="00023073">
        <w:rPr>
          <w:rFonts w:ascii="Book Antiqua" w:hAnsi="Book Antiqua"/>
          <w:color w:val="000000"/>
          <w:sz w:val="22"/>
          <w:szCs w:val="22"/>
          <w:rPrChange w:id="3091" w:author="Niklas" w:date="2011-02-09T13:16:00Z">
            <w:rPr>
              <w:color w:val="000000"/>
              <w:sz w:val="24"/>
            </w:rPr>
          </w:rPrChange>
        </w:rPr>
        <w:t xml:space="preserve">  Han tar ett steg över tröskeln och ser sig omkring. Jag försöker möta hans blick. Efter att noga mönstrat mitt trånga krypin vänder han sig mot mig, smått förskräckt.</w:t>
      </w:r>
    </w:p>
    <w:p w:rsidR="006D632F" w:rsidRPr="00023073" w:rsidRDefault="006D632F">
      <w:pPr>
        <w:spacing w:line="276" w:lineRule="auto"/>
        <w:rPr>
          <w:rFonts w:ascii="Book Antiqua" w:hAnsi="Book Antiqua"/>
          <w:color w:val="000000"/>
          <w:sz w:val="22"/>
          <w:szCs w:val="22"/>
          <w:rPrChange w:id="3092" w:author="Niklas" w:date="2011-02-09T13:16:00Z">
            <w:rPr>
              <w:color w:val="000000"/>
              <w:sz w:val="24"/>
            </w:rPr>
          </w:rPrChange>
        </w:rPr>
        <w:pPrChange w:id="3093" w:author="Niklas" w:date="2011-02-09T13:18:00Z">
          <w:pPr>
            <w:spacing w:line="360" w:lineRule="auto"/>
          </w:pPr>
        </w:pPrChange>
      </w:pPr>
      <w:r w:rsidRPr="00023073">
        <w:rPr>
          <w:rFonts w:ascii="Book Antiqua" w:hAnsi="Book Antiqua"/>
          <w:color w:val="000000"/>
          <w:sz w:val="22"/>
          <w:szCs w:val="22"/>
          <w:rPrChange w:id="3094" w:author="Niklas" w:date="2011-02-09T13:16:00Z">
            <w:rPr>
              <w:color w:val="000000"/>
              <w:sz w:val="24"/>
            </w:rPr>
          </w:rPrChange>
        </w:rPr>
        <w:t>– Vad har hänt med dig? Du ser ut som om du sett ett spöke!</w:t>
      </w:r>
    </w:p>
    <w:p w:rsidR="006D632F" w:rsidRPr="00023073" w:rsidRDefault="006D632F">
      <w:pPr>
        <w:spacing w:line="276" w:lineRule="auto"/>
        <w:rPr>
          <w:rFonts w:ascii="Book Antiqua" w:hAnsi="Book Antiqua"/>
          <w:sz w:val="22"/>
          <w:szCs w:val="22"/>
          <w:rPrChange w:id="3095" w:author="Niklas" w:date="2011-02-09T13:16:00Z">
            <w:rPr>
              <w:sz w:val="24"/>
            </w:rPr>
          </w:rPrChange>
        </w:rPr>
        <w:pPrChange w:id="3096" w:author="Niklas" w:date="2011-02-09T13:18:00Z">
          <w:pPr>
            <w:spacing w:line="360" w:lineRule="auto"/>
          </w:pPr>
        </w:pPrChange>
      </w:pPr>
      <w:r w:rsidRPr="00023073">
        <w:rPr>
          <w:rFonts w:ascii="Book Antiqua" w:hAnsi="Book Antiqua"/>
          <w:sz w:val="22"/>
          <w:szCs w:val="22"/>
          <w:rPrChange w:id="3097" w:author="Niklas" w:date="2011-02-09T13:16:00Z">
            <w:rPr>
              <w:sz w:val="24"/>
            </w:rPr>
          </w:rPrChange>
        </w:rPr>
        <w:t>– Nej, det är ingen fara med mig, svarar jag undflyende. Är det något som brinner i trapphuset?</w:t>
      </w:r>
    </w:p>
    <w:p w:rsidR="006D632F" w:rsidRPr="00023073" w:rsidRDefault="006D632F">
      <w:pPr>
        <w:spacing w:line="276" w:lineRule="auto"/>
        <w:rPr>
          <w:rFonts w:ascii="Book Antiqua" w:hAnsi="Book Antiqua"/>
          <w:sz w:val="22"/>
          <w:szCs w:val="22"/>
          <w:rPrChange w:id="3098" w:author="Niklas" w:date="2011-02-09T13:16:00Z">
            <w:rPr>
              <w:sz w:val="24"/>
            </w:rPr>
          </w:rPrChange>
        </w:rPr>
        <w:pPrChange w:id="3099" w:author="Niklas" w:date="2011-02-09T13:18:00Z">
          <w:pPr>
            <w:spacing w:line="360" w:lineRule="auto"/>
          </w:pPr>
        </w:pPrChange>
      </w:pPr>
      <w:r w:rsidRPr="00023073">
        <w:rPr>
          <w:rFonts w:ascii="Book Antiqua" w:hAnsi="Book Antiqua"/>
          <w:sz w:val="22"/>
          <w:szCs w:val="22"/>
          <w:rPrChange w:id="3100" w:author="Niklas" w:date="2011-02-09T13:16:00Z">
            <w:rPr>
              <w:sz w:val="24"/>
            </w:rPr>
          </w:rPrChange>
        </w:rPr>
        <w:t>– Brinner? Nej. Men du borde uppsöka läkare! Så här kan du i alla fall inte gå omkring. Jag känner många som skulle vara glada att hjälpa dig. Tänk så många människor vars lidande så lätt skulle kunna undvikas om de bara fick den hjälp de behövde.</w:t>
      </w:r>
    </w:p>
    <w:p w:rsidR="006D632F" w:rsidRPr="00023073" w:rsidRDefault="006D632F">
      <w:pPr>
        <w:spacing w:line="276" w:lineRule="auto"/>
        <w:rPr>
          <w:rFonts w:ascii="Book Antiqua" w:hAnsi="Book Antiqua"/>
          <w:sz w:val="22"/>
          <w:szCs w:val="22"/>
          <w:rPrChange w:id="3101" w:author="Niklas" w:date="2011-02-09T13:16:00Z">
            <w:rPr>
              <w:sz w:val="24"/>
            </w:rPr>
          </w:rPrChange>
        </w:rPr>
        <w:pPrChange w:id="3102" w:author="Niklas" w:date="2011-02-09T13:18:00Z">
          <w:pPr>
            <w:spacing w:line="360" w:lineRule="auto"/>
          </w:pPr>
        </w:pPrChange>
      </w:pPr>
      <w:r w:rsidRPr="00023073">
        <w:rPr>
          <w:rFonts w:ascii="Book Antiqua" w:hAnsi="Book Antiqua"/>
          <w:sz w:val="22"/>
          <w:szCs w:val="22"/>
          <w:rPrChange w:id="3103" w:author="Niklas" w:date="2011-02-09T13:16:00Z">
            <w:rPr>
              <w:sz w:val="24"/>
            </w:rPr>
          </w:rPrChange>
        </w:rPr>
        <w:lastRenderedPageBreak/>
        <w:t xml:space="preserve">  Albert lutar sig mot fönstergluggen och kikar ut. Jag tar tillfället i akt och tar kvickt upp den svarta klumpen ur stekspaden och stoppar den i fickan. Den är fortfarande kokhet och kanske finns det lite guld längst därinne trots allt.</w:t>
      </w:r>
    </w:p>
    <w:p w:rsidR="006D632F" w:rsidRPr="00023073" w:rsidRDefault="006D632F">
      <w:pPr>
        <w:spacing w:line="276" w:lineRule="auto"/>
        <w:rPr>
          <w:rFonts w:ascii="Book Antiqua" w:hAnsi="Book Antiqua"/>
          <w:sz w:val="22"/>
          <w:szCs w:val="22"/>
          <w:rPrChange w:id="3104" w:author="Niklas" w:date="2011-02-09T13:16:00Z">
            <w:rPr>
              <w:sz w:val="24"/>
            </w:rPr>
          </w:rPrChange>
        </w:rPr>
        <w:pPrChange w:id="3105" w:author="Niklas" w:date="2011-02-09T13:18:00Z">
          <w:pPr>
            <w:spacing w:line="360" w:lineRule="auto"/>
          </w:pPr>
        </w:pPrChange>
      </w:pPr>
      <w:r w:rsidRPr="00023073">
        <w:rPr>
          <w:rFonts w:ascii="Book Antiqua" w:hAnsi="Book Antiqua"/>
          <w:sz w:val="22"/>
          <w:szCs w:val="22"/>
          <w:rPrChange w:id="3106" w:author="Niklas" w:date="2011-02-09T13:16:00Z">
            <w:rPr>
              <w:sz w:val="24"/>
            </w:rPr>
          </w:rPrChange>
        </w:rPr>
        <w:t xml:space="preserve">– Människorna i den här staden förstår inte sitt eget bästa, säger han plötsligt. Det är besynnerligt hur många som går omkring, från vaggan till graven, ovetande om vad som utspelar sig utanför deras eget liv. I marginalen av allas våra liv. För att inte tala om hur okunniga de är, och hur ovilliga de är att få lära av samtiden. Vi går mot mörkare tider, trots att många ser framtiden som frälsningen. Jag kan tala om för dig att vi kommer att ha en hård och bitter tid framför oss. En bitande höst som sträcker sig över flera sekel och som inte kommer att lämna någon pardon. Tusenårsriket som så många väntat på är </w:t>
      </w:r>
      <w:ins w:id="3107" w:author="IT Tekniker" w:date="2011-02-03T09:50:00Z">
        <w:r w:rsidR="0032342D" w:rsidRPr="00023073">
          <w:rPr>
            <w:rFonts w:ascii="Book Antiqua" w:hAnsi="Book Antiqua"/>
            <w:sz w:val="22"/>
            <w:szCs w:val="22"/>
            <w:rPrChange w:id="3108" w:author="Niklas" w:date="2011-02-09T13:16:00Z">
              <w:rPr>
                <w:sz w:val="24"/>
              </w:rPr>
            </w:rPrChange>
          </w:rPr>
          <w:t xml:space="preserve">sedan länge </w:t>
        </w:r>
      </w:ins>
      <w:r w:rsidRPr="00023073">
        <w:rPr>
          <w:rFonts w:ascii="Book Antiqua" w:hAnsi="Book Antiqua"/>
          <w:sz w:val="22"/>
          <w:szCs w:val="22"/>
          <w:rPrChange w:id="3109" w:author="Niklas" w:date="2011-02-09T13:16:00Z">
            <w:rPr>
              <w:sz w:val="24"/>
            </w:rPr>
          </w:rPrChange>
        </w:rPr>
        <w:t>redan här, och vi lever i dess sista suckande timmar.</w:t>
      </w:r>
    </w:p>
    <w:p w:rsidR="006D632F" w:rsidRPr="00023073" w:rsidRDefault="006D632F">
      <w:pPr>
        <w:spacing w:line="276" w:lineRule="auto"/>
        <w:rPr>
          <w:rFonts w:ascii="Book Antiqua" w:hAnsi="Book Antiqua"/>
          <w:sz w:val="22"/>
          <w:szCs w:val="22"/>
          <w:rPrChange w:id="3110" w:author="Niklas" w:date="2011-02-09T13:16:00Z">
            <w:rPr>
              <w:sz w:val="24"/>
            </w:rPr>
          </w:rPrChange>
        </w:rPr>
        <w:pPrChange w:id="3111" w:author="Niklas" w:date="2011-02-09T13:18:00Z">
          <w:pPr>
            <w:spacing w:line="360" w:lineRule="auto"/>
          </w:pPr>
        </w:pPrChange>
      </w:pPr>
      <w:r w:rsidRPr="00023073">
        <w:rPr>
          <w:rFonts w:ascii="Book Antiqua" w:hAnsi="Book Antiqua"/>
          <w:sz w:val="22"/>
          <w:szCs w:val="22"/>
          <w:rPrChange w:id="3112" w:author="Niklas" w:date="2011-02-09T13:16:00Z">
            <w:rPr>
              <w:sz w:val="24"/>
            </w:rPr>
          </w:rPrChange>
        </w:rPr>
        <w:t xml:space="preserve">  Han </w:t>
      </w:r>
      <w:ins w:id="3113" w:author="IT Tekniker" w:date="2011-02-03T09:50:00Z">
        <w:r w:rsidR="0032342D" w:rsidRPr="00023073">
          <w:rPr>
            <w:rFonts w:ascii="Book Antiqua" w:hAnsi="Book Antiqua"/>
            <w:sz w:val="22"/>
            <w:szCs w:val="22"/>
            <w:rPrChange w:id="3114" w:author="Niklas" w:date="2011-02-09T13:16:00Z">
              <w:rPr>
                <w:sz w:val="24"/>
              </w:rPr>
            </w:rPrChange>
          </w:rPr>
          <w:t>ser på mig med allvarsam min efter att ha sagt de sista orden, som om han vill låta dem sjunka in ordentligt.</w:t>
        </w:r>
      </w:ins>
      <w:del w:id="3115" w:author="IT Tekniker" w:date="2011-02-03T09:51:00Z">
        <w:r w:rsidRPr="00023073" w:rsidDel="0032342D">
          <w:rPr>
            <w:rFonts w:ascii="Book Antiqua" w:hAnsi="Book Antiqua"/>
            <w:sz w:val="22"/>
            <w:szCs w:val="22"/>
            <w:rPrChange w:id="3116" w:author="Niklas" w:date="2011-02-09T13:16:00Z">
              <w:rPr>
                <w:sz w:val="24"/>
              </w:rPr>
            </w:rPrChange>
          </w:rPr>
          <w:delText>är mer negativ än mig! Det trodde jag inte var möjligt.</w:delText>
        </w:r>
      </w:del>
      <w:r w:rsidRPr="00023073">
        <w:rPr>
          <w:rFonts w:ascii="Book Antiqua" w:hAnsi="Book Antiqua"/>
          <w:sz w:val="22"/>
          <w:szCs w:val="22"/>
          <w:rPrChange w:id="3117" w:author="Niklas" w:date="2011-02-09T13:16:00Z">
            <w:rPr>
              <w:sz w:val="24"/>
            </w:rPr>
          </w:rPrChange>
        </w:rPr>
        <w:t xml:space="preserve"> </w:t>
      </w:r>
    </w:p>
    <w:p w:rsidR="006D632F" w:rsidRPr="00023073" w:rsidRDefault="006D632F">
      <w:pPr>
        <w:spacing w:line="276" w:lineRule="auto"/>
        <w:rPr>
          <w:rFonts w:ascii="Book Antiqua" w:hAnsi="Book Antiqua"/>
          <w:sz w:val="22"/>
          <w:szCs w:val="22"/>
          <w:rPrChange w:id="3118" w:author="Niklas" w:date="2011-02-09T13:16:00Z">
            <w:rPr>
              <w:sz w:val="24"/>
            </w:rPr>
          </w:rPrChange>
        </w:rPr>
        <w:pPrChange w:id="3119" w:author="Niklas" w:date="2011-02-09T13:18:00Z">
          <w:pPr>
            <w:spacing w:line="360" w:lineRule="auto"/>
          </w:pPr>
        </w:pPrChange>
      </w:pPr>
      <w:r w:rsidRPr="00023073">
        <w:rPr>
          <w:rFonts w:ascii="Book Antiqua" w:hAnsi="Book Antiqua"/>
          <w:sz w:val="22"/>
          <w:szCs w:val="22"/>
          <w:rPrChange w:id="3120" w:author="Niklas" w:date="2011-02-09T13:16:00Z">
            <w:rPr>
              <w:sz w:val="24"/>
            </w:rPr>
          </w:rPrChange>
        </w:rPr>
        <w:t xml:space="preserve">– Visst ser det mörkt ut, Albert. Men </w:t>
      </w:r>
      <w:del w:id="3121" w:author="IT Tekniker" w:date="2011-02-03T09:51:00Z">
        <w:r w:rsidRPr="00023073" w:rsidDel="006C6A72">
          <w:rPr>
            <w:rFonts w:ascii="Book Antiqua" w:hAnsi="Book Antiqua"/>
            <w:sz w:val="22"/>
            <w:szCs w:val="22"/>
            <w:rPrChange w:id="3122" w:author="Niklas" w:date="2011-02-09T13:16:00Z">
              <w:rPr>
                <w:sz w:val="24"/>
              </w:rPr>
            </w:rPrChange>
          </w:rPr>
          <w:delText>ser</w:delText>
        </w:r>
      </w:del>
      <w:ins w:id="3123" w:author="IT Tekniker" w:date="2011-02-03T09:51:00Z">
        <w:r w:rsidR="006C6A72" w:rsidRPr="00023073">
          <w:rPr>
            <w:rFonts w:ascii="Book Antiqua" w:hAnsi="Book Antiqua"/>
            <w:sz w:val="22"/>
            <w:szCs w:val="22"/>
            <w:rPrChange w:id="3124" w:author="Niklas" w:date="2011-02-09T13:16:00Z">
              <w:rPr>
                <w:sz w:val="24"/>
              </w:rPr>
            </w:rPrChange>
          </w:rPr>
          <w:t>kan inte ens ni se någon</w:t>
        </w:r>
      </w:ins>
      <w:del w:id="3125" w:author="IT Tekniker" w:date="2011-02-03T09:51:00Z">
        <w:r w:rsidRPr="00023073" w:rsidDel="006C6A72">
          <w:rPr>
            <w:rFonts w:ascii="Book Antiqua" w:hAnsi="Book Antiqua"/>
            <w:sz w:val="22"/>
            <w:szCs w:val="22"/>
            <w:rPrChange w:id="3126" w:author="Niklas" w:date="2011-02-09T13:16:00Z">
              <w:rPr>
                <w:sz w:val="24"/>
              </w:rPr>
            </w:rPrChange>
          </w:rPr>
          <w:delText xml:space="preserve"> du verkligen ingen</w:delText>
        </w:r>
      </w:del>
      <w:r w:rsidRPr="00023073">
        <w:rPr>
          <w:rFonts w:ascii="Book Antiqua" w:hAnsi="Book Antiqua"/>
          <w:sz w:val="22"/>
          <w:szCs w:val="22"/>
          <w:rPrChange w:id="3127" w:author="Niklas" w:date="2011-02-09T13:16:00Z">
            <w:rPr>
              <w:sz w:val="24"/>
            </w:rPr>
          </w:rPrChange>
        </w:rPr>
        <w:t xml:space="preserve"> ljusning i </w:t>
      </w:r>
      <w:ins w:id="3128" w:author="IT Tekniker" w:date="2011-02-03T09:51:00Z">
        <w:r w:rsidR="006C6A72" w:rsidRPr="00023073">
          <w:rPr>
            <w:rFonts w:ascii="Book Antiqua" w:hAnsi="Book Antiqua"/>
            <w:sz w:val="22"/>
            <w:szCs w:val="22"/>
            <w:rPrChange w:id="3129" w:author="Niklas" w:date="2011-02-09T13:16:00Z">
              <w:rPr>
                <w:sz w:val="24"/>
              </w:rPr>
            </w:rPrChange>
          </w:rPr>
          <w:t xml:space="preserve">slutet av </w:t>
        </w:r>
      </w:ins>
      <w:r w:rsidRPr="00023073">
        <w:rPr>
          <w:rFonts w:ascii="Book Antiqua" w:hAnsi="Book Antiqua"/>
          <w:sz w:val="22"/>
          <w:szCs w:val="22"/>
          <w:rPrChange w:id="3130" w:author="Niklas" w:date="2011-02-09T13:16:00Z">
            <w:rPr>
              <w:sz w:val="24"/>
            </w:rPr>
          </w:rPrChange>
        </w:rPr>
        <w:t>tunneln</w:t>
      </w:r>
      <w:del w:id="3131" w:author="IT Tekniker" w:date="2011-02-03T09:51:00Z">
        <w:r w:rsidRPr="00023073" w:rsidDel="006C6A72">
          <w:rPr>
            <w:rFonts w:ascii="Book Antiqua" w:hAnsi="Book Antiqua"/>
            <w:sz w:val="22"/>
            <w:szCs w:val="22"/>
            <w:rPrChange w:id="3132" w:author="Niklas" w:date="2011-02-09T13:16:00Z">
              <w:rPr>
                <w:sz w:val="24"/>
              </w:rPr>
            </w:rPrChange>
          </w:rPr>
          <w:delText>s slut</w:delText>
        </w:r>
      </w:del>
      <w:r w:rsidRPr="00023073">
        <w:rPr>
          <w:rFonts w:ascii="Book Antiqua" w:hAnsi="Book Antiqua"/>
          <w:sz w:val="22"/>
          <w:szCs w:val="22"/>
          <w:rPrChange w:id="3133" w:author="Niklas" w:date="2011-02-09T13:16:00Z">
            <w:rPr>
              <w:sz w:val="24"/>
            </w:rPr>
          </w:rPrChange>
        </w:rPr>
        <w:t xml:space="preserve">? </w:t>
      </w:r>
    </w:p>
    <w:p w:rsidR="006D632F" w:rsidRPr="00023073" w:rsidRDefault="006D632F">
      <w:pPr>
        <w:spacing w:line="276" w:lineRule="auto"/>
        <w:rPr>
          <w:rFonts w:ascii="Book Antiqua" w:hAnsi="Book Antiqua"/>
          <w:sz w:val="22"/>
          <w:szCs w:val="22"/>
          <w:rPrChange w:id="3134" w:author="Niklas" w:date="2011-02-09T13:16:00Z">
            <w:rPr>
              <w:sz w:val="24"/>
            </w:rPr>
          </w:rPrChange>
        </w:rPr>
        <w:pPrChange w:id="3135" w:author="Niklas" w:date="2011-02-09T13:18:00Z">
          <w:pPr>
            <w:spacing w:line="360" w:lineRule="auto"/>
          </w:pPr>
        </w:pPrChange>
      </w:pPr>
      <w:r w:rsidRPr="00023073">
        <w:rPr>
          <w:rFonts w:ascii="Book Antiqua" w:hAnsi="Book Antiqua"/>
          <w:sz w:val="22"/>
          <w:szCs w:val="22"/>
          <w:rPrChange w:id="3136" w:author="Niklas" w:date="2011-02-09T13:16:00Z">
            <w:rPr>
              <w:sz w:val="24"/>
            </w:rPr>
          </w:rPrChange>
        </w:rPr>
        <w:t>– Nej.</w:t>
      </w:r>
    </w:p>
    <w:p w:rsidR="006D632F" w:rsidRPr="00023073" w:rsidRDefault="006D632F">
      <w:pPr>
        <w:spacing w:line="276" w:lineRule="auto"/>
        <w:rPr>
          <w:rFonts w:ascii="Book Antiqua" w:hAnsi="Book Antiqua"/>
          <w:sz w:val="22"/>
          <w:szCs w:val="22"/>
          <w:rPrChange w:id="3137" w:author="Niklas" w:date="2011-02-09T13:16:00Z">
            <w:rPr>
              <w:sz w:val="24"/>
            </w:rPr>
          </w:rPrChange>
        </w:rPr>
        <w:pPrChange w:id="3138" w:author="Niklas" w:date="2011-02-09T13:18:00Z">
          <w:pPr>
            <w:spacing w:line="360" w:lineRule="auto"/>
          </w:pPr>
        </w:pPrChange>
      </w:pPr>
      <w:r w:rsidRPr="00023073">
        <w:rPr>
          <w:rFonts w:ascii="Book Antiqua" w:hAnsi="Book Antiqua"/>
          <w:sz w:val="22"/>
          <w:szCs w:val="22"/>
          <w:rPrChange w:id="3139" w:author="Niklas" w:date="2011-02-09T13:16:00Z">
            <w:rPr>
              <w:sz w:val="24"/>
            </w:rPr>
          </w:rPrChange>
        </w:rPr>
        <w:t xml:space="preserve">  Jag kan inte säga emot honom. Om Gud någonsin existerat </w:t>
      </w:r>
      <w:commentRangeStart w:id="3140"/>
      <w:r w:rsidRPr="00023073">
        <w:rPr>
          <w:rFonts w:ascii="Book Antiqua" w:hAnsi="Book Antiqua"/>
          <w:sz w:val="22"/>
          <w:szCs w:val="22"/>
          <w:rPrChange w:id="3141" w:author="Niklas" w:date="2011-02-09T13:16:00Z">
            <w:rPr>
              <w:sz w:val="24"/>
            </w:rPr>
          </w:rPrChange>
        </w:rPr>
        <w:t>har</w:t>
      </w:r>
      <w:ins w:id="3142" w:author="IT Tekniker" w:date="2010-08-18T16:11:00Z">
        <w:r w:rsidR="006920B6" w:rsidRPr="00023073">
          <w:rPr>
            <w:rFonts w:ascii="Book Antiqua" w:hAnsi="Book Antiqua"/>
            <w:sz w:val="22"/>
            <w:szCs w:val="22"/>
            <w:rPrChange w:id="3143" w:author="Niklas" w:date="2011-02-09T13:16:00Z">
              <w:rPr>
                <w:sz w:val="24"/>
              </w:rPr>
            </w:rPrChange>
          </w:rPr>
          <w:t xml:space="preserve"> han</w:t>
        </w:r>
      </w:ins>
      <w:r w:rsidRPr="00023073">
        <w:rPr>
          <w:rFonts w:ascii="Book Antiqua" w:hAnsi="Book Antiqua"/>
          <w:sz w:val="22"/>
          <w:szCs w:val="22"/>
          <w:rPrChange w:id="3144" w:author="Niklas" w:date="2011-02-09T13:16:00Z">
            <w:rPr>
              <w:sz w:val="24"/>
            </w:rPr>
          </w:rPrChange>
        </w:rPr>
        <w:t xml:space="preserve"> </w:t>
      </w:r>
      <w:commentRangeEnd w:id="3140"/>
      <w:r w:rsidRPr="00023073">
        <w:rPr>
          <w:rStyle w:val="CommentReference"/>
          <w:rFonts w:ascii="Book Antiqua" w:hAnsi="Book Antiqua"/>
          <w:vanish/>
          <w:sz w:val="22"/>
          <w:szCs w:val="22"/>
          <w:rPrChange w:id="3145" w:author="Niklas" w:date="2011-02-09T13:16:00Z">
            <w:rPr>
              <w:rStyle w:val="CommentReference"/>
              <w:vanish/>
            </w:rPr>
          </w:rPrChange>
        </w:rPr>
        <w:commentReference w:id="3140"/>
      </w:r>
      <w:r w:rsidRPr="00023073">
        <w:rPr>
          <w:rFonts w:ascii="Book Antiqua" w:hAnsi="Book Antiqua"/>
          <w:sz w:val="22"/>
          <w:szCs w:val="22"/>
          <w:rPrChange w:id="3146" w:author="Niklas" w:date="2011-02-09T13:16:00Z">
            <w:rPr>
              <w:sz w:val="24"/>
            </w:rPr>
          </w:rPrChange>
        </w:rPr>
        <w:t xml:space="preserve">lämnat oss för en ny skapelse. Kvar står vi ensamma och famlar i mörkret som skrämda vålnader. Det finns och har aldrig funnits någon </w:t>
      </w:r>
      <w:r w:rsidRPr="00023073">
        <w:rPr>
          <w:rFonts w:ascii="Book Antiqua" w:hAnsi="Book Antiqua"/>
          <w:sz w:val="22"/>
          <w:szCs w:val="22"/>
          <w:rPrChange w:id="3147" w:author="Niklas" w:date="2011-02-09T13:16:00Z">
            <w:rPr>
              <w:sz w:val="24"/>
            </w:rPr>
          </w:rPrChange>
        </w:rPr>
        <w:lastRenderedPageBreak/>
        <w:t>Messias, och även om någon frälsare stod beredd att göra underverk hade ingen bett honom om det. Ridån går snart ner för mänskligheten.</w:t>
      </w:r>
    </w:p>
    <w:p w:rsidR="006D632F" w:rsidRPr="00023073" w:rsidRDefault="006D632F">
      <w:pPr>
        <w:spacing w:line="276" w:lineRule="auto"/>
        <w:rPr>
          <w:rFonts w:ascii="Book Antiqua" w:hAnsi="Book Antiqua"/>
          <w:sz w:val="22"/>
          <w:szCs w:val="22"/>
          <w:rPrChange w:id="3148" w:author="Niklas" w:date="2011-02-09T13:16:00Z">
            <w:rPr>
              <w:sz w:val="24"/>
            </w:rPr>
          </w:rPrChange>
        </w:rPr>
        <w:pPrChange w:id="3149" w:author="Niklas" w:date="2011-02-09T13:18:00Z">
          <w:pPr>
            <w:spacing w:line="360" w:lineRule="auto"/>
          </w:pPr>
        </w:pPrChange>
      </w:pPr>
      <w:r w:rsidRPr="00023073">
        <w:rPr>
          <w:rFonts w:ascii="Book Antiqua" w:hAnsi="Book Antiqua"/>
          <w:sz w:val="22"/>
          <w:szCs w:val="22"/>
          <w:rPrChange w:id="3150" w:author="Niklas" w:date="2011-02-09T13:16:00Z">
            <w:rPr>
              <w:sz w:val="24"/>
            </w:rPr>
          </w:rPrChange>
        </w:rPr>
        <w:t>– Har du kommit hit för att berätta det här för mig Albert? Är det vad som fört dig hela vägen hit?</w:t>
      </w:r>
    </w:p>
    <w:p w:rsidR="006D632F" w:rsidRPr="00023073" w:rsidRDefault="006D632F">
      <w:pPr>
        <w:spacing w:line="276" w:lineRule="auto"/>
        <w:rPr>
          <w:rFonts w:ascii="Book Antiqua" w:hAnsi="Book Antiqua"/>
          <w:sz w:val="22"/>
          <w:szCs w:val="22"/>
          <w:rPrChange w:id="3151" w:author="Niklas" w:date="2011-02-09T13:16:00Z">
            <w:rPr>
              <w:sz w:val="24"/>
            </w:rPr>
          </w:rPrChange>
        </w:rPr>
        <w:pPrChange w:id="3152" w:author="Niklas" w:date="2011-02-09T13:18:00Z">
          <w:pPr>
            <w:spacing w:line="360" w:lineRule="auto"/>
          </w:pPr>
        </w:pPrChange>
      </w:pPr>
      <w:r w:rsidRPr="00023073">
        <w:rPr>
          <w:rFonts w:ascii="Book Antiqua" w:hAnsi="Book Antiqua"/>
          <w:sz w:val="22"/>
          <w:szCs w:val="22"/>
          <w:rPrChange w:id="3153" w:author="Niklas" w:date="2011-02-09T13:16:00Z">
            <w:rPr>
              <w:sz w:val="24"/>
            </w:rPr>
          </w:rPrChange>
        </w:rPr>
        <w:t>– Om det vore så illa, svarar han undflyende.  Jag har en present till dig. Här!</w:t>
      </w:r>
    </w:p>
    <w:p w:rsidR="006D632F" w:rsidRPr="00023073" w:rsidRDefault="006D632F">
      <w:pPr>
        <w:spacing w:line="276" w:lineRule="auto"/>
        <w:rPr>
          <w:rFonts w:ascii="Book Antiqua" w:hAnsi="Book Antiqua"/>
          <w:sz w:val="22"/>
          <w:szCs w:val="22"/>
          <w:rPrChange w:id="3154" w:author="Niklas" w:date="2011-02-09T13:16:00Z">
            <w:rPr>
              <w:sz w:val="24"/>
            </w:rPr>
          </w:rPrChange>
        </w:rPr>
        <w:pPrChange w:id="3155" w:author="Niklas" w:date="2011-02-09T13:18:00Z">
          <w:pPr>
            <w:spacing w:line="360" w:lineRule="auto"/>
          </w:pPr>
        </w:pPrChange>
      </w:pPr>
      <w:r w:rsidRPr="00023073">
        <w:rPr>
          <w:rFonts w:ascii="Book Antiqua" w:hAnsi="Book Antiqua"/>
          <w:sz w:val="22"/>
          <w:szCs w:val="22"/>
          <w:rPrChange w:id="3156" w:author="Niklas" w:date="2011-02-09T13:16:00Z">
            <w:rPr>
              <w:sz w:val="24"/>
            </w:rPr>
          </w:rPrChange>
        </w:rPr>
        <w:t xml:space="preserve">  Han räcker mig ett skinande blankt föremål. När jag får det i min hand ser jag vad det är. Det är </w:t>
      </w:r>
      <w:proofErr w:type="spellStart"/>
      <w:r w:rsidRPr="00023073">
        <w:rPr>
          <w:rFonts w:ascii="Book Antiqua" w:hAnsi="Book Antiqua"/>
          <w:sz w:val="22"/>
          <w:szCs w:val="22"/>
          <w:rPrChange w:id="3157" w:author="Niklas" w:date="2011-02-09T13:16:00Z">
            <w:rPr>
              <w:sz w:val="24"/>
            </w:rPr>
          </w:rPrChange>
        </w:rPr>
        <w:t>Aimas</w:t>
      </w:r>
      <w:proofErr w:type="spellEnd"/>
      <w:r w:rsidRPr="00023073">
        <w:rPr>
          <w:rFonts w:ascii="Book Antiqua" w:hAnsi="Book Antiqua"/>
          <w:sz w:val="22"/>
          <w:szCs w:val="22"/>
          <w:rPrChange w:id="3158" w:author="Niklas" w:date="2011-02-09T13:16:00Z">
            <w:rPr>
              <w:sz w:val="24"/>
            </w:rPr>
          </w:rPrChange>
        </w:rPr>
        <w:t xml:space="preserve"> silveretui!</w:t>
      </w:r>
    </w:p>
    <w:p w:rsidR="006D632F" w:rsidRPr="00023073" w:rsidRDefault="006D632F">
      <w:pPr>
        <w:spacing w:line="276" w:lineRule="auto"/>
        <w:rPr>
          <w:rFonts w:ascii="Book Antiqua" w:hAnsi="Book Antiqua"/>
          <w:sz w:val="22"/>
          <w:szCs w:val="22"/>
          <w:rPrChange w:id="3159" w:author="Niklas" w:date="2011-02-09T13:16:00Z">
            <w:rPr>
              <w:sz w:val="24"/>
            </w:rPr>
          </w:rPrChange>
        </w:rPr>
        <w:pPrChange w:id="3160" w:author="Niklas" w:date="2011-02-09T13:18:00Z">
          <w:pPr>
            <w:spacing w:line="360" w:lineRule="auto"/>
          </w:pPr>
        </w:pPrChange>
      </w:pPr>
      <w:r w:rsidRPr="00023073">
        <w:rPr>
          <w:rFonts w:ascii="Book Antiqua" w:hAnsi="Book Antiqua"/>
          <w:sz w:val="22"/>
          <w:szCs w:val="22"/>
          <w:rPrChange w:id="3161" w:author="Niklas" w:date="2011-02-09T13:16:00Z">
            <w:rPr>
              <w:sz w:val="24"/>
            </w:rPr>
          </w:rPrChange>
        </w:rPr>
        <w:t>– Var har du hittat det här?</w:t>
      </w:r>
    </w:p>
    <w:p w:rsidR="006D632F" w:rsidRPr="00023073" w:rsidRDefault="006D632F">
      <w:pPr>
        <w:spacing w:line="276" w:lineRule="auto"/>
        <w:rPr>
          <w:rFonts w:ascii="Book Antiqua" w:hAnsi="Book Antiqua"/>
          <w:sz w:val="22"/>
          <w:szCs w:val="22"/>
          <w:rPrChange w:id="3162" w:author="Niklas" w:date="2011-02-09T13:16:00Z">
            <w:rPr>
              <w:sz w:val="24"/>
            </w:rPr>
          </w:rPrChange>
        </w:rPr>
        <w:pPrChange w:id="3163" w:author="Niklas" w:date="2011-02-09T13:18:00Z">
          <w:pPr>
            <w:spacing w:line="360" w:lineRule="auto"/>
          </w:pPr>
        </w:pPrChange>
      </w:pPr>
      <w:r w:rsidRPr="00023073">
        <w:rPr>
          <w:rFonts w:ascii="Book Antiqua" w:hAnsi="Book Antiqua"/>
          <w:sz w:val="22"/>
          <w:szCs w:val="22"/>
          <w:rPrChange w:id="3164" w:author="Niklas" w:date="2011-02-09T13:16:00Z">
            <w:rPr>
              <w:sz w:val="24"/>
            </w:rPr>
          </w:rPrChange>
        </w:rPr>
        <w:t>– Det är oväsentligt, svarar han frånvarande. Man ska aldrig fråga varifrån en present kommer och ej heller dess pris.</w:t>
      </w:r>
    </w:p>
    <w:p w:rsidR="006D632F" w:rsidRPr="00023073" w:rsidRDefault="006D632F">
      <w:pPr>
        <w:spacing w:line="276" w:lineRule="auto"/>
        <w:rPr>
          <w:rFonts w:ascii="Book Antiqua" w:hAnsi="Book Antiqua"/>
          <w:sz w:val="22"/>
          <w:szCs w:val="22"/>
          <w:rPrChange w:id="3165" w:author="Niklas" w:date="2011-02-09T13:16:00Z">
            <w:rPr>
              <w:sz w:val="24"/>
            </w:rPr>
          </w:rPrChange>
        </w:rPr>
        <w:pPrChange w:id="3166" w:author="Niklas" w:date="2011-02-09T13:18:00Z">
          <w:pPr>
            <w:spacing w:line="360" w:lineRule="auto"/>
          </w:pPr>
        </w:pPrChange>
      </w:pPr>
      <w:r w:rsidRPr="00023073">
        <w:rPr>
          <w:rFonts w:ascii="Book Antiqua" w:hAnsi="Book Antiqua"/>
          <w:sz w:val="22"/>
          <w:szCs w:val="22"/>
          <w:rPrChange w:id="3167" w:author="Niklas" w:date="2011-02-09T13:16:00Z">
            <w:rPr>
              <w:sz w:val="24"/>
            </w:rPr>
          </w:rPrChange>
        </w:rPr>
        <w:t xml:space="preserve">  Vad har Albert i kikaren? Uppenbarligen försöker han provocera mig!</w:t>
      </w:r>
    </w:p>
    <w:p w:rsidR="006D632F" w:rsidRPr="00023073" w:rsidRDefault="006D632F">
      <w:pPr>
        <w:spacing w:line="276" w:lineRule="auto"/>
        <w:rPr>
          <w:rFonts w:ascii="Book Antiqua" w:hAnsi="Book Antiqua"/>
          <w:sz w:val="22"/>
          <w:szCs w:val="22"/>
          <w:rPrChange w:id="3168" w:author="Niklas" w:date="2011-02-09T13:16:00Z">
            <w:rPr>
              <w:sz w:val="24"/>
            </w:rPr>
          </w:rPrChange>
        </w:rPr>
        <w:pPrChange w:id="3169" w:author="Niklas" w:date="2011-02-09T13:18:00Z">
          <w:pPr>
            <w:spacing w:line="360" w:lineRule="auto"/>
          </w:pPr>
        </w:pPrChange>
      </w:pPr>
      <w:r w:rsidRPr="00023073">
        <w:rPr>
          <w:rFonts w:ascii="Book Antiqua" w:hAnsi="Book Antiqua"/>
          <w:sz w:val="22"/>
          <w:szCs w:val="22"/>
          <w:rPrChange w:id="3170" w:author="Niklas" w:date="2011-02-09T13:16:00Z">
            <w:rPr>
              <w:sz w:val="24"/>
            </w:rPr>
          </w:rPrChange>
        </w:rPr>
        <w:t>– Tack. Det är ett väldigt vackert etui. Är det av silver?</w:t>
      </w:r>
    </w:p>
    <w:p w:rsidR="006D632F" w:rsidRPr="00023073" w:rsidRDefault="006D632F">
      <w:pPr>
        <w:spacing w:line="276" w:lineRule="auto"/>
        <w:rPr>
          <w:rFonts w:ascii="Book Antiqua" w:hAnsi="Book Antiqua"/>
          <w:sz w:val="22"/>
          <w:szCs w:val="22"/>
          <w:rPrChange w:id="3171" w:author="Niklas" w:date="2011-02-09T13:16:00Z">
            <w:rPr>
              <w:sz w:val="24"/>
            </w:rPr>
          </w:rPrChange>
        </w:rPr>
        <w:pPrChange w:id="3172" w:author="Niklas" w:date="2011-02-09T13:18:00Z">
          <w:pPr>
            <w:spacing w:line="360" w:lineRule="auto"/>
          </w:pPr>
        </w:pPrChange>
      </w:pPr>
      <w:r w:rsidRPr="00023073">
        <w:rPr>
          <w:rFonts w:ascii="Book Antiqua" w:hAnsi="Book Antiqua"/>
          <w:sz w:val="22"/>
          <w:szCs w:val="22"/>
          <w:rPrChange w:id="3173" w:author="Niklas" w:date="2011-02-09T13:16:00Z">
            <w:rPr>
              <w:sz w:val="24"/>
            </w:rPr>
          </w:rPrChange>
        </w:rPr>
        <w:t xml:space="preserve">  Albert låtsas inte höra. Hans blick är fäst vid kakelugnen. Han tränger sig förbi mig och går fram till den. Några stekspadar ligger utspridda på stenstoden nedanför luckan men annars är det inget som tyder på att någon nyss utfört ett alkemiskt experiment.</w:t>
      </w:r>
    </w:p>
    <w:p w:rsidR="006D632F" w:rsidRPr="00023073" w:rsidRDefault="006D632F">
      <w:pPr>
        <w:spacing w:line="276" w:lineRule="auto"/>
        <w:rPr>
          <w:rFonts w:ascii="Book Antiqua" w:hAnsi="Book Antiqua"/>
          <w:sz w:val="22"/>
          <w:szCs w:val="22"/>
          <w:rPrChange w:id="3174" w:author="Niklas" w:date="2011-02-09T13:16:00Z">
            <w:rPr>
              <w:sz w:val="24"/>
            </w:rPr>
          </w:rPrChange>
        </w:rPr>
        <w:pPrChange w:id="3175" w:author="Niklas" w:date="2011-02-09T13:18:00Z">
          <w:pPr>
            <w:spacing w:line="360" w:lineRule="auto"/>
          </w:pPr>
        </w:pPrChange>
      </w:pPr>
      <w:r w:rsidRPr="00023073">
        <w:rPr>
          <w:rFonts w:ascii="Book Antiqua" w:hAnsi="Book Antiqua"/>
          <w:sz w:val="22"/>
          <w:szCs w:val="22"/>
          <w:rPrChange w:id="3176" w:author="Niklas" w:date="2011-02-09T13:16:00Z">
            <w:rPr>
              <w:sz w:val="24"/>
            </w:rPr>
          </w:rPrChange>
        </w:rPr>
        <w:t>– Vad använder du stekspadarna till? frågar han plötsligt.</w:t>
      </w:r>
    </w:p>
    <w:p w:rsidR="006D632F" w:rsidRPr="00023073" w:rsidRDefault="006D632F">
      <w:pPr>
        <w:spacing w:line="276" w:lineRule="auto"/>
        <w:rPr>
          <w:rFonts w:ascii="Book Antiqua" w:hAnsi="Book Antiqua"/>
          <w:sz w:val="22"/>
          <w:szCs w:val="22"/>
          <w:rPrChange w:id="3177" w:author="Niklas" w:date="2011-02-09T13:16:00Z">
            <w:rPr>
              <w:sz w:val="24"/>
            </w:rPr>
          </w:rPrChange>
        </w:rPr>
        <w:pPrChange w:id="3178" w:author="Niklas" w:date="2011-02-09T13:18:00Z">
          <w:pPr>
            <w:spacing w:line="360" w:lineRule="auto"/>
          </w:pPr>
        </w:pPrChange>
      </w:pPr>
      <w:r w:rsidRPr="00023073">
        <w:rPr>
          <w:rFonts w:ascii="Book Antiqua" w:hAnsi="Book Antiqua"/>
          <w:sz w:val="22"/>
          <w:szCs w:val="22"/>
          <w:rPrChange w:id="3179" w:author="Niklas" w:date="2011-02-09T13:16:00Z">
            <w:rPr>
              <w:sz w:val="24"/>
            </w:rPr>
          </w:rPrChange>
        </w:rPr>
        <w:t>– Allt möjligt, svarar jag.</w:t>
      </w:r>
    </w:p>
    <w:p w:rsidR="006D632F" w:rsidRPr="00023073" w:rsidRDefault="006D632F">
      <w:pPr>
        <w:spacing w:line="276" w:lineRule="auto"/>
        <w:rPr>
          <w:rFonts w:ascii="Book Antiqua" w:hAnsi="Book Antiqua"/>
          <w:color w:val="000000"/>
          <w:sz w:val="22"/>
          <w:szCs w:val="22"/>
          <w:rPrChange w:id="3180" w:author="Niklas" w:date="2011-02-09T13:16:00Z">
            <w:rPr>
              <w:color w:val="000000"/>
              <w:sz w:val="24"/>
            </w:rPr>
          </w:rPrChange>
        </w:rPr>
        <w:pPrChange w:id="3181" w:author="Niklas" w:date="2011-02-09T13:18:00Z">
          <w:pPr>
            <w:spacing w:line="360" w:lineRule="auto"/>
          </w:pPr>
        </w:pPrChange>
      </w:pPr>
      <w:r w:rsidRPr="00023073">
        <w:rPr>
          <w:rFonts w:ascii="Book Antiqua" w:hAnsi="Book Antiqua"/>
          <w:sz w:val="22"/>
          <w:szCs w:val="22"/>
          <w:rPrChange w:id="3182" w:author="Niklas" w:date="2011-02-09T13:16:00Z">
            <w:rPr>
              <w:sz w:val="24"/>
            </w:rPr>
          </w:rPrChange>
        </w:rPr>
        <w:t xml:space="preserve">  Han känner att en av dem fortfarande är varm, men säger det inte. Istället s</w:t>
      </w:r>
      <w:r w:rsidRPr="00023073">
        <w:rPr>
          <w:rFonts w:ascii="Book Antiqua" w:hAnsi="Book Antiqua"/>
          <w:color w:val="000000"/>
          <w:sz w:val="22"/>
          <w:szCs w:val="22"/>
          <w:rPrChange w:id="3183" w:author="Niklas" w:date="2011-02-09T13:16:00Z">
            <w:rPr>
              <w:color w:val="000000"/>
              <w:sz w:val="24"/>
            </w:rPr>
          </w:rPrChange>
        </w:rPr>
        <w:t xml:space="preserve">tryker han eftertänksamt sina </w:t>
      </w:r>
      <w:r w:rsidRPr="00023073">
        <w:rPr>
          <w:rFonts w:ascii="Book Antiqua" w:hAnsi="Book Antiqua"/>
          <w:color w:val="000000"/>
          <w:sz w:val="22"/>
          <w:szCs w:val="22"/>
          <w:rPrChange w:id="3184" w:author="Niklas" w:date="2011-02-09T13:16:00Z">
            <w:rPr>
              <w:color w:val="000000"/>
              <w:sz w:val="24"/>
            </w:rPr>
          </w:rPrChange>
        </w:rPr>
        <w:lastRenderedPageBreak/>
        <w:t>mustascher, som om han vore i färd med att säga något övertänkt.</w:t>
      </w:r>
    </w:p>
    <w:p w:rsidR="006D632F" w:rsidRPr="00023073" w:rsidRDefault="006D632F">
      <w:pPr>
        <w:spacing w:line="276" w:lineRule="auto"/>
        <w:rPr>
          <w:rFonts w:ascii="Book Antiqua" w:hAnsi="Book Antiqua"/>
          <w:color w:val="000000"/>
          <w:sz w:val="22"/>
          <w:szCs w:val="22"/>
          <w:rPrChange w:id="3185" w:author="Niklas" w:date="2011-02-09T13:16:00Z">
            <w:rPr>
              <w:color w:val="000000"/>
              <w:sz w:val="24"/>
            </w:rPr>
          </w:rPrChange>
        </w:rPr>
        <w:pPrChange w:id="3186" w:author="Niklas" w:date="2011-02-09T13:18:00Z">
          <w:pPr>
            <w:spacing w:line="360" w:lineRule="auto"/>
          </w:pPr>
        </w:pPrChange>
      </w:pPr>
      <w:r w:rsidRPr="00023073">
        <w:rPr>
          <w:rFonts w:ascii="Book Antiqua" w:hAnsi="Book Antiqua"/>
          <w:color w:val="000000"/>
          <w:sz w:val="22"/>
          <w:szCs w:val="22"/>
          <w:rPrChange w:id="3187" w:author="Niklas" w:date="2011-02-09T13:16:00Z">
            <w:rPr>
              <w:color w:val="000000"/>
              <w:sz w:val="24"/>
            </w:rPr>
          </w:rPrChange>
        </w:rPr>
        <w:t>– Den här är nyligen använd.</w:t>
      </w:r>
    </w:p>
    <w:p w:rsidR="006D632F" w:rsidRPr="00023073" w:rsidRDefault="006D632F">
      <w:pPr>
        <w:spacing w:line="276" w:lineRule="auto"/>
        <w:rPr>
          <w:rFonts w:ascii="Book Antiqua" w:hAnsi="Book Antiqua"/>
          <w:sz w:val="22"/>
          <w:szCs w:val="22"/>
          <w:rPrChange w:id="3188" w:author="Niklas" w:date="2011-02-09T13:16:00Z">
            <w:rPr>
              <w:sz w:val="24"/>
            </w:rPr>
          </w:rPrChange>
        </w:rPr>
        <w:pPrChange w:id="3189" w:author="Niklas" w:date="2011-02-09T13:18:00Z">
          <w:pPr>
            <w:spacing w:line="360" w:lineRule="auto"/>
          </w:pPr>
        </w:pPrChange>
      </w:pPr>
      <w:r w:rsidRPr="00023073">
        <w:rPr>
          <w:rFonts w:ascii="Book Antiqua" w:hAnsi="Book Antiqua"/>
          <w:sz w:val="22"/>
          <w:szCs w:val="22"/>
          <w:rPrChange w:id="3190" w:author="Niklas" w:date="2011-02-09T13:16:00Z">
            <w:rPr>
              <w:sz w:val="24"/>
            </w:rPr>
          </w:rPrChange>
        </w:rPr>
        <w:t xml:space="preserve">  Jag svarar inte. Det finns inget att säga till någon som försöker förmå mig att trasslas in i lögner och motsägelser. Det finns ingen anledning att hålla god min i fult spel när det är uppenbart att Albert vill fälla mig likt en fura.</w:t>
      </w:r>
    </w:p>
    <w:p w:rsidR="006D632F" w:rsidRPr="00023073" w:rsidRDefault="006D632F">
      <w:pPr>
        <w:spacing w:line="276" w:lineRule="auto"/>
        <w:rPr>
          <w:rFonts w:ascii="Book Antiqua" w:hAnsi="Book Antiqua"/>
          <w:sz w:val="22"/>
          <w:szCs w:val="22"/>
          <w:rPrChange w:id="3191" w:author="Niklas" w:date="2011-02-09T13:16:00Z">
            <w:rPr>
              <w:sz w:val="24"/>
            </w:rPr>
          </w:rPrChange>
        </w:rPr>
        <w:pPrChange w:id="3192" w:author="Niklas" w:date="2011-02-09T13:18:00Z">
          <w:pPr>
            <w:spacing w:line="360" w:lineRule="auto"/>
          </w:pPr>
        </w:pPrChange>
      </w:pPr>
      <w:r w:rsidRPr="00023073">
        <w:rPr>
          <w:rFonts w:ascii="Book Antiqua" w:hAnsi="Book Antiqua"/>
          <w:sz w:val="22"/>
          <w:szCs w:val="22"/>
          <w:rPrChange w:id="3193" w:author="Niklas" w:date="2011-02-09T13:16:00Z">
            <w:rPr>
              <w:sz w:val="24"/>
            </w:rPr>
          </w:rPrChange>
        </w:rPr>
        <w:t xml:space="preserve">  Albert reser sig upp och går sakta fram till mig. Han är i min längd men sträcker på sig för att se skräckinjagande ut. Jag fyller lungorna och möter hans blick. </w:t>
      </w:r>
      <w:r w:rsidRPr="00023073">
        <w:rPr>
          <w:rFonts w:ascii="Book Antiqua" w:hAnsi="Book Antiqua"/>
          <w:color w:val="000000"/>
          <w:sz w:val="22"/>
          <w:szCs w:val="22"/>
          <w:rPrChange w:id="3194" w:author="Niklas" w:date="2011-02-09T13:16:00Z">
            <w:rPr>
              <w:color w:val="000000"/>
              <w:sz w:val="24"/>
            </w:rPr>
          </w:rPrChange>
        </w:rPr>
        <w:t>En dimma av vrede i hans ögon skrämmer mig till en början, men jag tar kraftmätningen.</w:t>
      </w:r>
    </w:p>
    <w:p w:rsidR="006D632F" w:rsidRPr="00023073" w:rsidRDefault="006D632F">
      <w:pPr>
        <w:spacing w:line="276" w:lineRule="auto"/>
        <w:rPr>
          <w:rFonts w:ascii="Book Antiqua" w:hAnsi="Book Antiqua"/>
          <w:sz w:val="22"/>
          <w:szCs w:val="22"/>
          <w:rPrChange w:id="3195" w:author="Niklas" w:date="2011-02-09T13:16:00Z">
            <w:rPr>
              <w:sz w:val="24"/>
            </w:rPr>
          </w:rPrChange>
        </w:rPr>
        <w:pPrChange w:id="3196" w:author="Niklas" w:date="2011-02-09T13:18:00Z">
          <w:pPr>
            <w:spacing w:line="360" w:lineRule="auto"/>
          </w:pPr>
        </w:pPrChange>
      </w:pPr>
      <w:r w:rsidRPr="00023073">
        <w:rPr>
          <w:rFonts w:ascii="Book Antiqua" w:hAnsi="Book Antiqua"/>
          <w:sz w:val="22"/>
          <w:szCs w:val="22"/>
          <w:rPrChange w:id="3197" w:author="Niklas" w:date="2011-02-09T13:16:00Z">
            <w:rPr>
              <w:sz w:val="24"/>
            </w:rPr>
          </w:rPrChange>
        </w:rPr>
        <w:t>– Albert, nu måste jag be dig gå.</w:t>
      </w:r>
    </w:p>
    <w:p w:rsidR="006D632F" w:rsidRPr="00023073" w:rsidRDefault="006D632F">
      <w:pPr>
        <w:spacing w:line="276" w:lineRule="auto"/>
        <w:rPr>
          <w:rFonts w:ascii="Book Antiqua" w:hAnsi="Book Antiqua"/>
          <w:sz w:val="22"/>
          <w:szCs w:val="22"/>
          <w:rPrChange w:id="3198" w:author="Niklas" w:date="2011-02-09T13:16:00Z">
            <w:rPr>
              <w:sz w:val="24"/>
            </w:rPr>
          </w:rPrChange>
        </w:rPr>
        <w:pPrChange w:id="3199" w:author="Niklas" w:date="2011-02-09T13:18:00Z">
          <w:pPr>
            <w:spacing w:line="360" w:lineRule="auto"/>
          </w:pPr>
        </w:pPrChange>
      </w:pPr>
      <w:r w:rsidRPr="00023073">
        <w:rPr>
          <w:rFonts w:ascii="Book Antiqua" w:hAnsi="Book Antiqua"/>
          <w:sz w:val="22"/>
          <w:szCs w:val="22"/>
          <w:rPrChange w:id="3200" w:author="Niklas" w:date="2011-02-09T13:16:00Z">
            <w:rPr>
              <w:sz w:val="24"/>
            </w:rPr>
          </w:rPrChange>
        </w:rPr>
        <w:t xml:space="preserve">  Han verkar förstå att spelet är slut och viker långsamt ner blicken.</w:t>
      </w:r>
    </w:p>
    <w:p w:rsidR="006D632F" w:rsidRPr="00023073" w:rsidRDefault="006D632F">
      <w:pPr>
        <w:spacing w:line="276" w:lineRule="auto"/>
        <w:rPr>
          <w:rFonts w:ascii="Book Antiqua" w:hAnsi="Book Antiqua"/>
          <w:sz w:val="22"/>
          <w:szCs w:val="22"/>
          <w:rPrChange w:id="3201" w:author="Niklas" w:date="2011-02-09T13:16:00Z">
            <w:rPr>
              <w:sz w:val="24"/>
            </w:rPr>
          </w:rPrChange>
        </w:rPr>
        <w:pPrChange w:id="3202" w:author="Niklas" w:date="2011-02-09T13:18:00Z">
          <w:pPr>
            <w:spacing w:line="360" w:lineRule="auto"/>
          </w:pPr>
        </w:pPrChange>
      </w:pPr>
      <w:r w:rsidRPr="00023073">
        <w:rPr>
          <w:rFonts w:ascii="Book Antiqua" w:hAnsi="Book Antiqua"/>
          <w:sz w:val="22"/>
          <w:szCs w:val="22"/>
          <w:rPrChange w:id="3203" w:author="Niklas" w:date="2011-02-09T13:16:00Z">
            <w:rPr>
              <w:sz w:val="24"/>
            </w:rPr>
          </w:rPrChange>
        </w:rPr>
        <w:t>– Jag vet allt, börjar han. Jag vet allt om din sjukdom och jag kan ombesörja att du blir botad.</w:t>
      </w:r>
    </w:p>
    <w:p w:rsidR="006D632F" w:rsidRPr="00023073" w:rsidRDefault="006D632F">
      <w:pPr>
        <w:spacing w:line="276" w:lineRule="auto"/>
        <w:rPr>
          <w:rFonts w:ascii="Book Antiqua" w:hAnsi="Book Antiqua"/>
          <w:sz w:val="22"/>
          <w:szCs w:val="22"/>
          <w:rPrChange w:id="3204" w:author="Niklas" w:date="2011-02-09T13:16:00Z">
            <w:rPr>
              <w:sz w:val="24"/>
            </w:rPr>
          </w:rPrChange>
        </w:rPr>
        <w:pPrChange w:id="3205" w:author="Niklas" w:date="2011-02-09T13:18:00Z">
          <w:pPr>
            <w:spacing w:line="360" w:lineRule="auto"/>
          </w:pPr>
        </w:pPrChange>
      </w:pPr>
      <w:r w:rsidRPr="00023073">
        <w:rPr>
          <w:rFonts w:ascii="Book Antiqua" w:hAnsi="Book Antiqua"/>
          <w:sz w:val="22"/>
          <w:szCs w:val="22"/>
          <w:rPrChange w:id="3206" w:author="Niklas" w:date="2011-02-09T13:16:00Z">
            <w:rPr>
              <w:sz w:val="24"/>
            </w:rPr>
          </w:rPrChange>
        </w:rPr>
        <w:t xml:space="preserve">  Hur och vad känner han egentligen till? Att jag har mördat och drabbats av den arvsynd som plågat min familj i generationer?</w:t>
      </w:r>
    </w:p>
    <w:p w:rsidR="006D632F" w:rsidRPr="00023073" w:rsidRDefault="006D632F">
      <w:pPr>
        <w:spacing w:line="276" w:lineRule="auto"/>
        <w:rPr>
          <w:rFonts w:ascii="Book Antiqua" w:hAnsi="Book Antiqua"/>
          <w:sz w:val="22"/>
          <w:szCs w:val="22"/>
          <w:rPrChange w:id="3207" w:author="Niklas" w:date="2011-02-09T13:16:00Z">
            <w:rPr>
              <w:sz w:val="24"/>
            </w:rPr>
          </w:rPrChange>
        </w:rPr>
        <w:pPrChange w:id="3208" w:author="Niklas" w:date="2011-02-09T13:18:00Z">
          <w:pPr>
            <w:spacing w:line="360" w:lineRule="auto"/>
          </w:pPr>
        </w:pPrChange>
      </w:pPr>
      <w:r w:rsidRPr="00023073">
        <w:rPr>
          <w:rFonts w:ascii="Book Antiqua" w:hAnsi="Book Antiqua"/>
          <w:sz w:val="22"/>
          <w:szCs w:val="22"/>
          <w:rPrChange w:id="3209" w:author="Niklas" w:date="2011-02-09T13:16:00Z">
            <w:rPr>
              <w:sz w:val="24"/>
            </w:rPr>
          </w:rPrChange>
        </w:rPr>
        <w:t xml:space="preserve">– Nu är det nog Albert! Det här har gått alldeles för långt. Här kommer du instörtandes utan förvarning och har synpunkter på än det ena, än det andra. Nu är det nog och jag ber dig gå eftersom jag inte uppskattar ditt sällskap. Lämna mig ifred och... </w:t>
      </w:r>
    </w:p>
    <w:p w:rsidR="006D632F" w:rsidRPr="00023073" w:rsidRDefault="006D632F">
      <w:pPr>
        <w:spacing w:line="276" w:lineRule="auto"/>
        <w:rPr>
          <w:rFonts w:ascii="Book Antiqua" w:hAnsi="Book Antiqua"/>
          <w:sz w:val="22"/>
          <w:szCs w:val="22"/>
          <w:rPrChange w:id="3210" w:author="Niklas" w:date="2011-02-09T13:16:00Z">
            <w:rPr>
              <w:sz w:val="24"/>
            </w:rPr>
          </w:rPrChange>
        </w:rPr>
        <w:pPrChange w:id="3211" w:author="Niklas" w:date="2011-02-09T13:18:00Z">
          <w:pPr>
            <w:spacing w:line="360" w:lineRule="auto"/>
          </w:pPr>
        </w:pPrChange>
      </w:pPr>
      <w:r w:rsidRPr="00023073">
        <w:rPr>
          <w:rFonts w:ascii="Book Antiqua" w:hAnsi="Book Antiqua"/>
          <w:sz w:val="22"/>
          <w:szCs w:val="22"/>
          <w:rPrChange w:id="3212" w:author="Niklas" w:date="2011-02-09T13:16:00Z">
            <w:rPr>
              <w:sz w:val="24"/>
            </w:rPr>
          </w:rPrChange>
        </w:rPr>
        <w:t xml:space="preserve">– Tig, </w:t>
      </w:r>
      <w:proofErr w:type="spellStart"/>
      <w:r w:rsidRPr="00023073">
        <w:rPr>
          <w:rFonts w:ascii="Book Antiqua" w:hAnsi="Book Antiqua"/>
          <w:sz w:val="22"/>
          <w:szCs w:val="22"/>
          <w:rPrChange w:id="3213" w:author="Niklas" w:date="2011-02-09T13:16:00Z">
            <w:rPr>
              <w:sz w:val="24"/>
            </w:rPr>
          </w:rPrChange>
        </w:rPr>
        <w:t>lykantrop</w:t>
      </w:r>
      <w:proofErr w:type="spellEnd"/>
      <w:r w:rsidRPr="00023073">
        <w:rPr>
          <w:rFonts w:ascii="Book Antiqua" w:hAnsi="Book Antiqua"/>
          <w:sz w:val="22"/>
          <w:szCs w:val="22"/>
          <w:rPrChange w:id="3214" w:author="Niklas" w:date="2011-02-09T13:16:00Z">
            <w:rPr>
              <w:sz w:val="24"/>
            </w:rPr>
          </w:rPrChange>
        </w:rPr>
        <w:t>! Tig!</w:t>
      </w:r>
    </w:p>
    <w:p w:rsidR="006D632F" w:rsidRPr="00023073" w:rsidRDefault="006D632F">
      <w:pPr>
        <w:spacing w:line="276" w:lineRule="auto"/>
        <w:rPr>
          <w:rFonts w:ascii="Book Antiqua" w:hAnsi="Book Antiqua"/>
          <w:sz w:val="22"/>
          <w:szCs w:val="22"/>
          <w:rPrChange w:id="3215" w:author="Niklas" w:date="2011-02-09T13:16:00Z">
            <w:rPr>
              <w:sz w:val="24"/>
            </w:rPr>
          </w:rPrChange>
        </w:rPr>
        <w:pPrChange w:id="3216" w:author="Niklas" w:date="2011-02-09T13:18:00Z">
          <w:pPr>
            <w:spacing w:line="360" w:lineRule="auto"/>
          </w:pPr>
        </w:pPrChange>
      </w:pPr>
      <w:r w:rsidRPr="00023073">
        <w:rPr>
          <w:rFonts w:ascii="Book Antiqua" w:hAnsi="Book Antiqua"/>
          <w:sz w:val="22"/>
          <w:szCs w:val="22"/>
          <w:rPrChange w:id="3217" w:author="Niklas" w:date="2011-02-09T13:16:00Z">
            <w:rPr>
              <w:sz w:val="24"/>
            </w:rPr>
          </w:rPrChange>
        </w:rPr>
        <w:lastRenderedPageBreak/>
        <w:t xml:space="preserve">  Varför kallar Albert mig </w:t>
      </w:r>
      <w:proofErr w:type="spellStart"/>
      <w:r w:rsidRPr="00023073">
        <w:rPr>
          <w:rFonts w:ascii="Book Antiqua" w:hAnsi="Book Antiqua"/>
          <w:sz w:val="22"/>
          <w:szCs w:val="22"/>
          <w:rPrChange w:id="3218" w:author="Niklas" w:date="2011-02-09T13:16:00Z">
            <w:rPr>
              <w:sz w:val="24"/>
            </w:rPr>
          </w:rPrChange>
        </w:rPr>
        <w:t>lykantrop</w:t>
      </w:r>
      <w:proofErr w:type="spellEnd"/>
      <w:r w:rsidRPr="00023073">
        <w:rPr>
          <w:rFonts w:ascii="Book Antiqua" w:hAnsi="Book Antiqua"/>
          <w:sz w:val="22"/>
          <w:szCs w:val="22"/>
          <w:rPrChange w:id="3219" w:author="Niklas" w:date="2011-02-09T13:16:00Z">
            <w:rPr>
              <w:sz w:val="24"/>
            </w:rPr>
          </w:rPrChange>
        </w:rPr>
        <w:t>? Kallar han mig det eftersom han vet att jag mördat? Eller för att jag ska straffas för vad jag gjort, sona den gärning som inte ens är ett brott i mina ögon?</w:t>
      </w:r>
    </w:p>
    <w:p w:rsidR="006D632F" w:rsidRPr="00023073" w:rsidRDefault="006D632F">
      <w:pPr>
        <w:spacing w:line="276" w:lineRule="auto"/>
        <w:rPr>
          <w:rFonts w:ascii="Book Antiqua" w:hAnsi="Book Antiqua"/>
          <w:sz w:val="22"/>
          <w:szCs w:val="22"/>
          <w:rPrChange w:id="3220" w:author="Niklas" w:date="2011-02-09T13:16:00Z">
            <w:rPr>
              <w:sz w:val="24"/>
            </w:rPr>
          </w:rPrChange>
        </w:rPr>
        <w:pPrChange w:id="3221" w:author="Niklas" w:date="2011-02-09T13:18:00Z">
          <w:pPr>
            <w:spacing w:line="360" w:lineRule="auto"/>
          </w:pPr>
        </w:pPrChange>
      </w:pPr>
      <w:r w:rsidRPr="00023073">
        <w:rPr>
          <w:rFonts w:ascii="Book Antiqua" w:hAnsi="Book Antiqua"/>
          <w:sz w:val="22"/>
          <w:szCs w:val="22"/>
          <w:rPrChange w:id="3222" w:author="Niklas" w:date="2011-02-09T13:16:00Z">
            <w:rPr>
              <w:sz w:val="24"/>
            </w:rPr>
          </w:rPrChange>
        </w:rPr>
        <w:t xml:space="preserve">  Albert tar några snabba kliv mot ytterdörren och tar tag i handtaget.</w:t>
      </w:r>
    </w:p>
    <w:p w:rsidR="006D632F" w:rsidRPr="00023073" w:rsidRDefault="006D632F">
      <w:pPr>
        <w:spacing w:line="276" w:lineRule="auto"/>
        <w:rPr>
          <w:rFonts w:ascii="Book Antiqua" w:hAnsi="Book Antiqua"/>
          <w:sz w:val="22"/>
          <w:szCs w:val="22"/>
          <w:rPrChange w:id="3223" w:author="Niklas" w:date="2011-02-09T13:16:00Z">
            <w:rPr>
              <w:sz w:val="24"/>
            </w:rPr>
          </w:rPrChange>
        </w:rPr>
        <w:pPrChange w:id="3224" w:author="Niklas" w:date="2011-02-09T13:18:00Z">
          <w:pPr>
            <w:spacing w:line="360" w:lineRule="auto"/>
          </w:pPr>
        </w:pPrChange>
      </w:pPr>
      <w:r w:rsidRPr="00023073">
        <w:rPr>
          <w:rFonts w:ascii="Book Antiqua" w:hAnsi="Book Antiqua"/>
          <w:sz w:val="22"/>
          <w:szCs w:val="22"/>
          <w:rPrChange w:id="3225" w:author="Niklas" w:date="2011-02-09T13:16:00Z">
            <w:rPr>
              <w:sz w:val="24"/>
            </w:rPr>
          </w:rPrChange>
        </w:rPr>
        <w:t xml:space="preserve">– Nu </w:t>
      </w:r>
      <w:del w:id="3226" w:author="IT Tekniker" w:date="2011-02-03T09:52:00Z">
        <w:r w:rsidRPr="00023073" w:rsidDel="006C6A72">
          <w:rPr>
            <w:rFonts w:ascii="Book Antiqua" w:hAnsi="Book Antiqua"/>
            <w:sz w:val="22"/>
            <w:szCs w:val="22"/>
            <w:rPrChange w:id="3227" w:author="Niklas" w:date="2011-02-09T13:16:00Z">
              <w:rPr>
                <w:sz w:val="24"/>
              </w:rPr>
            </w:rPrChange>
          </w:rPr>
          <w:delText>kommer jag att s</w:delText>
        </w:r>
      </w:del>
      <w:ins w:id="3228" w:author="IT Tekniker" w:date="2011-02-03T09:52:00Z">
        <w:r w:rsidR="006C6A72" w:rsidRPr="00023073">
          <w:rPr>
            <w:rFonts w:ascii="Book Antiqua" w:hAnsi="Book Antiqua"/>
            <w:sz w:val="22"/>
            <w:szCs w:val="22"/>
            <w:rPrChange w:id="3229" w:author="Niklas" w:date="2011-02-09T13:16:00Z">
              <w:rPr>
                <w:sz w:val="24"/>
              </w:rPr>
            </w:rPrChange>
          </w:rPr>
          <w:t>s</w:t>
        </w:r>
      </w:ins>
      <w:r w:rsidRPr="00023073">
        <w:rPr>
          <w:rFonts w:ascii="Book Antiqua" w:hAnsi="Book Antiqua"/>
          <w:sz w:val="22"/>
          <w:szCs w:val="22"/>
          <w:rPrChange w:id="3230" w:author="Niklas" w:date="2011-02-09T13:16:00Z">
            <w:rPr>
              <w:sz w:val="24"/>
            </w:rPr>
          </w:rPrChange>
        </w:rPr>
        <w:t>läpp</w:t>
      </w:r>
      <w:ins w:id="3231" w:author="IT Tekniker" w:date="2011-02-03T09:52:00Z">
        <w:r w:rsidR="006C6A72" w:rsidRPr="00023073">
          <w:rPr>
            <w:rFonts w:ascii="Book Antiqua" w:hAnsi="Book Antiqua"/>
            <w:sz w:val="22"/>
            <w:szCs w:val="22"/>
            <w:rPrChange w:id="3232" w:author="Niklas" w:date="2011-02-09T13:16:00Z">
              <w:rPr>
                <w:sz w:val="24"/>
              </w:rPr>
            </w:rPrChange>
          </w:rPr>
          <w:t>er</w:t>
        </w:r>
      </w:ins>
      <w:del w:id="3233" w:author="IT Tekniker" w:date="2011-02-03T09:52:00Z">
        <w:r w:rsidRPr="00023073" w:rsidDel="006C6A72">
          <w:rPr>
            <w:rFonts w:ascii="Book Antiqua" w:hAnsi="Book Antiqua"/>
            <w:sz w:val="22"/>
            <w:szCs w:val="22"/>
            <w:rPrChange w:id="3234" w:author="Niklas" w:date="2011-02-09T13:16:00Z">
              <w:rPr>
                <w:sz w:val="24"/>
              </w:rPr>
            </w:rPrChange>
          </w:rPr>
          <w:delText>a</w:delText>
        </w:r>
      </w:del>
      <w:ins w:id="3235" w:author="IT Tekniker" w:date="2011-02-03T09:52:00Z">
        <w:r w:rsidR="006C6A72" w:rsidRPr="00023073">
          <w:rPr>
            <w:rFonts w:ascii="Book Antiqua" w:hAnsi="Book Antiqua"/>
            <w:sz w:val="22"/>
            <w:szCs w:val="22"/>
            <w:rPrChange w:id="3236" w:author="Niklas" w:date="2011-02-09T13:16:00Z">
              <w:rPr>
                <w:sz w:val="24"/>
              </w:rPr>
            </w:rPrChange>
          </w:rPr>
          <w:t xml:space="preserve"> jag</w:t>
        </w:r>
      </w:ins>
      <w:r w:rsidRPr="00023073">
        <w:rPr>
          <w:rFonts w:ascii="Book Antiqua" w:hAnsi="Book Antiqua"/>
          <w:sz w:val="22"/>
          <w:szCs w:val="22"/>
          <w:rPrChange w:id="3237" w:author="Niklas" w:date="2011-02-09T13:16:00Z">
            <w:rPr>
              <w:sz w:val="24"/>
            </w:rPr>
          </w:rPrChange>
        </w:rPr>
        <w:t xml:space="preserve"> in dem, ropar han med vild blick. </w:t>
      </w:r>
      <w:del w:id="3238" w:author="IT Tekniker" w:date="2011-02-03T09:52:00Z">
        <w:r w:rsidRPr="00023073" w:rsidDel="006C6A72">
          <w:rPr>
            <w:rFonts w:ascii="Book Antiqua" w:hAnsi="Book Antiqua"/>
            <w:sz w:val="22"/>
            <w:szCs w:val="22"/>
            <w:rPrChange w:id="3239" w:author="Niklas" w:date="2011-02-09T13:16:00Z">
              <w:rPr>
                <w:sz w:val="24"/>
              </w:rPr>
            </w:rPrChange>
          </w:rPr>
          <w:delText xml:space="preserve">Hans </w:delText>
        </w:r>
      </w:del>
      <w:ins w:id="3240" w:author="IT Tekniker" w:date="2011-02-03T09:52:00Z">
        <w:r w:rsidR="006C6A72" w:rsidRPr="00023073">
          <w:rPr>
            <w:rFonts w:ascii="Book Antiqua" w:hAnsi="Book Antiqua"/>
            <w:sz w:val="22"/>
            <w:szCs w:val="22"/>
            <w:rPrChange w:id="3241" w:author="Niklas" w:date="2011-02-09T13:16:00Z">
              <w:rPr>
                <w:sz w:val="24"/>
              </w:rPr>
            </w:rPrChange>
          </w:rPr>
          <w:t>Munnen</w:t>
        </w:r>
      </w:ins>
      <w:del w:id="3242" w:author="IT Tekniker" w:date="2011-02-03T09:52:00Z">
        <w:r w:rsidRPr="00023073" w:rsidDel="006C6A72">
          <w:rPr>
            <w:rFonts w:ascii="Book Antiqua" w:hAnsi="Book Antiqua"/>
            <w:sz w:val="22"/>
            <w:szCs w:val="22"/>
            <w:rPrChange w:id="3243" w:author="Niklas" w:date="2011-02-09T13:16:00Z">
              <w:rPr>
                <w:sz w:val="24"/>
              </w:rPr>
            </w:rPrChange>
          </w:rPr>
          <w:delText>mun</w:delText>
        </w:r>
      </w:del>
      <w:r w:rsidRPr="00023073">
        <w:rPr>
          <w:rFonts w:ascii="Book Antiqua" w:hAnsi="Book Antiqua"/>
          <w:sz w:val="22"/>
          <w:szCs w:val="22"/>
          <w:rPrChange w:id="3244" w:author="Niklas" w:date="2011-02-09T13:16:00Z">
            <w:rPr>
              <w:sz w:val="24"/>
            </w:rPr>
          </w:rPrChange>
        </w:rPr>
        <w:t xml:space="preserve"> förvrids i en grimas när han slänger upp dörren på vid gavel, och in genom öppningen väller en pöbel svartklädda män. Några av dem har brinnande facklor i händerna, och röken som samlats i trapphuset sköljer som en våg in i rummet.</w:t>
      </w:r>
    </w:p>
    <w:p w:rsidR="006D632F" w:rsidRPr="00023073" w:rsidDel="006C6A72" w:rsidRDefault="006D632F">
      <w:pPr>
        <w:spacing w:line="276" w:lineRule="auto"/>
        <w:rPr>
          <w:del w:id="3245" w:author="IT Tekniker" w:date="2011-02-03T09:53:00Z"/>
          <w:rFonts w:ascii="Book Antiqua" w:hAnsi="Book Antiqua"/>
          <w:sz w:val="22"/>
          <w:szCs w:val="22"/>
          <w:rPrChange w:id="3246" w:author="Niklas" w:date="2011-02-09T13:16:00Z">
            <w:rPr>
              <w:del w:id="3247" w:author="IT Tekniker" w:date="2011-02-03T09:53:00Z"/>
              <w:sz w:val="24"/>
            </w:rPr>
          </w:rPrChange>
        </w:rPr>
        <w:pPrChange w:id="3248" w:author="Niklas" w:date="2011-02-09T13:18:00Z">
          <w:pPr>
            <w:spacing w:line="360" w:lineRule="auto"/>
          </w:pPr>
        </w:pPrChange>
      </w:pPr>
      <w:del w:id="3249" w:author="IT Tekniker" w:date="2011-02-03T09:53:00Z">
        <w:r w:rsidRPr="00023073" w:rsidDel="006C6A72">
          <w:rPr>
            <w:rFonts w:ascii="Book Antiqua" w:hAnsi="Book Antiqua"/>
            <w:sz w:val="22"/>
            <w:szCs w:val="22"/>
            <w:rPrChange w:id="3250" w:author="Niklas" w:date="2011-02-09T13:16:00Z">
              <w:rPr>
                <w:sz w:val="24"/>
              </w:rPr>
            </w:rPrChange>
          </w:rPr>
          <w:delText xml:space="preserve">  De har kommit för att mörda mig! För att befria mig från jordelivets vemödor eftersom de anser att jag inte är önskvärd i deras trångsynta värld. Jag måste försöka se det som en räddning istället för ett straff, som en värdig avslutning på ett ovärdigt liv. Att någon vill ta något som inte är mer värt än en näve grus. Mitt usla liv som förpestar en redan eländig värld.</w:delText>
        </w:r>
      </w:del>
    </w:p>
    <w:p w:rsidR="006D632F" w:rsidRPr="00023073" w:rsidRDefault="006D632F">
      <w:pPr>
        <w:spacing w:line="276" w:lineRule="auto"/>
        <w:rPr>
          <w:rFonts w:ascii="Book Antiqua" w:hAnsi="Book Antiqua"/>
          <w:sz w:val="22"/>
          <w:szCs w:val="22"/>
          <w:rPrChange w:id="3251" w:author="Niklas" w:date="2011-02-09T13:16:00Z">
            <w:rPr>
              <w:sz w:val="24"/>
            </w:rPr>
          </w:rPrChange>
        </w:rPr>
        <w:pPrChange w:id="3252" w:author="Niklas" w:date="2011-02-09T13:18:00Z">
          <w:pPr>
            <w:spacing w:line="360" w:lineRule="auto"/>
          </w:pPr>
        </w:pPrChange>
      </w:pPr>
      <w:del w:id="3253" w:author="IT Tekniker" w:date="2011-02-03T09:53:00Z">
        <w:r w:rsidRPr="00023073" w:rsidDel="006C6A72">
          <w:rPr>
            <w:rFonts w:ascii="Book Antiqua" w:hAnsi="Book Antiqua"/>
            <w:sz w:val="22"/>
            <w:szCs w:val="22"/>
            <w:rPrChange w:id="3254" w:author="Niklas" w:date="2011-02-09T13:16:00Z">
              <w:rPr>
                <w:sz w:val="24"/>
              </w:rPr>
            </w:rPrChange>
          </w:rPr>
          <w:delText xml:space="preserve">  </w:delText>
        </w:r>
      </w:del>
      <w:ins w:id="3255" w:author="IT Tekniker" w:date="2011-02-03T09:53:00Z">
        <w:r w:rsidR="006C6A72" w:rsidRPr="00023073">
          <w:rPr>
            <w:rFonts w:ascii="Book Antiqua" w:hAnsi="Book Antiqua"/>
            <w:sz w:val="22"/>
            <w:szCs w:val="22"/>
            <w:rPrChange w:id="3256" w:author="Niklas" w:date="2011-02-09T13:16:00Z">
              <w:rPr>
                <w:sz w:val="24"/>
              </w:rPr>
            </w:rPrChange>
          </w:rPr>
          <w:t xml:space="preserve">  </w:t>
        </w:r>
      </w:ins>
      <w:r w:rsidRPr="00023073">
        <w:rPr>
          <w:rFonts w:ascii="Book Antiqua" w:hAnsi="Book Antiqua"/>
          <w:sz w:val="22"/>
          <w:szCs w:val="22"/>
          <w:rPrChange w:id="3257" w:author="Niklas" w:date="2011-02-09T13:16:00Z">
            <w:rPr>
              <w:sz w:val="24"/>
            </w:rPr>
          </w:rPrChange>
        </w:rPr>
        <w:t>De griper tag i mig. Jag sliter i deras svarta koftor och biter efter de händer som greppar efter mitt huvud</w:t>
      </w:r>
      <w:ins w:id="3258" w:author="IT Tekniker" w:date="2011-02-03T09:57:00Z">
        <w:r w:rsidR="005E4066" w:rsidRPr="00023073">
          <w:rPr>
            <w:rFonts w:ascii="Book Antiqua" w:hAnsi="Book Antiqua"/>
            <w:sz w:val="22"/>
            <w:szCs w:val="22"/>
            <w:rPrChange w:id="3259" w:author="Niklas" w:date="2011-02-09T13:16:00Z">
              <w:rPr>
                <w:sz w:val="24"/>
              </w:rPr>
            </w:rPrChange>
          </w:rPr>
          <w:t xml:space="preserve"> och lemmar</w:t>
        </w:r>
      </w:ins>
      <w:r w:rsidRPr="00023073">
        <w:rPr>
          <w:rFonts w:ascii="Book Antiqua" w:hAnsi="Book Antiqua"/>
          <w:sz w:val="22"/>
          <w:szCs w:val="22"/>
          <w:rPrChange w:id="3260" w:author="Niklas" w:date="2011-02-09T13:16:00Z">
            <w:rPr>
              <w:sz w:val="24"/>
            </w:rPr>
          </w:rPrChange>
        </w:rPr>
        <w:t>. Men jag skriker inte. Visar inte att jag känner smärta eftersom det antagligen skulle egga dem ytterligare. Blundande kämpar jag i tysthet när knivarna tränger in genom mina kläder och mitt kött. Om några sekunder lämnar jag jordelivet i tysthet.</w:t>
      </w:r>
    </w:p>
    <w:p w:rsidR="006D632F" w:rsidRPr="00023073" w:rsidRDefault="006D632F">
      <w:pPr>
        <w:spacing w:line="276" w:lineRule="auto"/>
        <w:rPr>
          <w:rFonts w:ascii="Book Antiqua" w:hAnsi="Book Antiqua"/>
          <w:sz w:val="22"/>
          <w:szCs w:val="22"/>
          <w:rPrChange w:id="3261" w:author="Niklas" w:date="2011-02-09T13:16:00Z">
            <w:rPr>
              <w:sz w:val="24"/>
            </w:rPr>
          </w:rPrChange>
        </w:rPr>
        <w:pPrChange w:id="3262" w:author="Niklas" w:date="2011-02-09T13:18:00Z">
          <w:pPr>
            <w:spacing w:line="360" w:lineRule="auto"/>
          </w:pPr>
        </w:pPrChange>
      </w:pPr>
    </w:p>
    <w:sectPr w:rsidR="006D632F" w:rsidRPr="00023073" w:rsidSect="00863E35">
      <w:pgSz w:w="8391" w:h="11907" w:code="11"/>
      <w:pgMar w:top="1417" w:right="1417" w:bottom="1417" w:left="1417" w:header="720" w:footer="720" w:gutter="0"/>
      <w:cols w:space="720"/>
      <w:docGrid w:linePitch="272"/>
      <w:sectPrChange w:id="3263" w:author="Niklas" w:date="2011-02-09T13:33:00Z">
        <w:sectPr w:rsidR="006D632F" w:rsidRPr="00023073" w:rsidSect="00863E35">
          <w:pgSz w:w="11906" w:h="16838" w:code="0"/>
          <w:pgMar w:top="1417" w:right="1417" w:bottom="1417" w:left="1417" w:header="720" w:footer="720" w:gutter="0"/>
          <w:docGrid w:linePitch="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6" w:author="Niklas" w:date="2010-02-14T14:57:00Z" w:initials="N">
    <w:p w:rsidR="0094083F" w:rsidRDefault="0094083F">
      <w:pPr>
        <w:pStyle w:val="CommentText"/>
      </w:pPr>
      <w:r>
        <w:rPr>
          <w:rStyle w:val="CommentReference"/>
        </w:rPr>
        <w:annotationRef/>
      </w:r>
      <w:r>
        <w:t>Skogsmossar?</w:t>
      </w:r>
    </w:p>
  </w:comment>
  <w:comment w:id="65" w:author="Niklas Dahlman" w:date="2010-02-14T15:07:00Z" w:initials="ND">
    <w:p w:rsidR="0094083F" w:rsidRDefault="0094083F">
      <w:pPr>
        <w:pStyle w:val="CommentText"/>
      </w:pPr>
      <w:r>
        <w:rPr>
          <w:rStyle w:val="CommentReference"/>
        </w:rPr>
        <w:annotationRef/>
      </w:r>
      <w:r>
        <w:t>igenbommade</w:t>
      </w:r>
    </w:p>
  </w:comment>
  <w:comment w:id="70" w:author="Niklas Dahlman" w:date="2010-02-14T15:07:00Z" w:initials="ND">
    <w:p w:rsidR="0094083F" w:rsidRDefault="0094083F">
      <w:pPr>
        <w:pStyle w:val="CommentText"/>
      </w:pPr>
      <w:r>
        <w:rPr>
          <w:rStyle w:val="CommentReference"/>
        </w:rPr>
        <w:annotationRef/>
      </w:r>
      <w:proofErr w:type="spellStart"/>
      <w:r>
        <w:t>fömsterluckor</w:t>
      </w:r>
      <w:proofErr w:type="spellEnd"/>
    </w:p>
  </w:comment>
  <w:comment w:id="75" w:author="Niklas Dahlman" w:date="2010-02-14T15:07:00Z" w:initials="ND">
    <w:p w:rsidR="0094083F" w:rsidRDefault="0094083F">
      <w:pPr>
        <w:pStyle w:val="CommentText"/>
      </w:pPr>
      <w:r>
        <w:rPr>
          <w:rStyle w:val="CommentReference"/>
        </w:rPr>
        <w:annotationRef/>
      </w:r>
      <w:r>
        <w:t>bort</w:t>
      </w:r>
    </w:p>
  </w:comment>
  <w:comment w:id="80" w:author="Niklas Dahlman" w:date="2010-02-14T15:08:00Z" w:initials="ND">
    <w:p w:rsidR="0094083F" w:rsidRDefault="0094083F">
      <w:pPr>
        <w:pStyle w:val="CommentText"/>
      </w:pPr>
      <w:r>
        <w:rPr>
          <w:rStyle w:val="CommentReference"/>
        </w:rPr>
        <w:annotationRef/>
      </w:r>
      <w:r>
        <w:t>bort</w:t>
      </w:r>
    </w:p>
  </w:comment>
  <w:comment w:id="114" w:author="Niklas Dahlman" w:date="2010-02-14T15:20:00Z" w:initials="ND">
    <w:p w:rsidR="0094083F" w:rsidRDefault="0094083F">
      <w:pPr>
        <w:pStyle w:val="CommentText"/>
      </w:pPr>
      <w:r>
        <w:rPr>
          <w:rStyle w:val="CommentReference"/>
        </w:rPr>
        <w:annotationRef/>
      </w:r>
      <w:r>
        <w:t>när hon var liten</w:t>
      </w:r>
    </w:p>
  </w:comment>
  <w:comment w:id="228" w:author="Niklas Dahlman" w:date="2010-02-14T15:26:00Z" w:initials="ND">
    <w:p w:rsidR="0094083F" w:rsidRDefault="0094083F">
      <w:pPr>
        <w:pStyle w:val="CommentText"/>
      </w:pPr>
      <w:r>
        <w:rPr>
          <w:rStyle w:val="CommentReference"/>
        </w:rPr>
        <w:annotationRef/>
      </w:r>
      <w:r>
        <w:t>bort</w:t>
      </w:r>
    </w:p>
  </w:comment>
  <w:comment w:id="302" w:author="Niklas Dahlman" w:date="2010-02-14T15:34:00Z" w:initials="ND">
    <w:p w:rsidR="0094083F" w:rsidRDefault="0094083F">
      <w:pPr>
        <w:pStyle w:val="CommentText"/>
      </w:pPr>
      <w:r>
        <w:rPr>
          <w:rStyle w:val="CommentReference"/>
        </w:rPr>
        <w:annotationRef/>
      </w:r>
      <w:r>
        <w:t>bort</w:t>
      </w:r>
    </w:p>
  </w:comment>
  <w:comment w:id="320" w:author="Niklas Dahlman" w:date="2010-02-14T15:35:00Z" w:initials="ND">
    <w:p w:rsidR="0094083F" w:rsidRDefault="0094083F">
      <w:pPr>
        <w:pStyle w:val="CommentText"/>
      </w:pPr>
      <w:r>
        <w:rPr>
          <w:rStyle w:val="CommentReference"/>
        </w:rPr>
        <w:annotationRef/>
      </w:r>
      <w:proofErr w:type="spellStart"/>
      <w:r>
        <w:t>obra</w:t>
      </w:r>
      <w:proofErr w:type="spellEnd"/>
      <w:r>
        <w:t xml:space="preserve"> ord, använd ’bär han’ tidigare i meningen</w:t>
      </w:r>
    </w:p>
  </w:comment>
  <w:comment w:id="490" w:author="Niklas Dahlman" w:date="2010-03-09T13:52:00Z" w:initials="ND">
    <w:p w:rsidR="0094083F" w:rsidRDefault="0094083F">
      <w:pPr>
        <w:pStyle w:val="CommentText"/>
      </w:pPr>
      <w:r>
        <w:rPr>
          <w:rStyle w:val="CommentReference"/>
        </w:rPr>
        <w:annotationRef/>
      </w:r>
      <w:r>
        <w:t>samma som cylindermannen</w:t>
      </w:r>
    </w:p>
  </w:comment>
  <w:comment w:id="874" w:author="Niklas Dahlman" w:date="2010-03-11T11:37:00Z" w:initials="ND">
    <w:p w:rsidR="0094083F" w:rsidRDefault="0094083F">
      <w:pPr>
        <w:pStyle w:val="CommentText"/>
      </w:pPr>
      <w:r>
        <w:rPr>
          <w:rStyle w:val="CommentReference"/>
        </w:rPr>
        <w:annotationRef/>
      </w:r>
      <w:r w:rsidRPr="0057126D">
        <w:t>Pincené</w:t>
      </w:r>
    </w:p>
  </w:comment>
  <w:comment w:id="1270" w:author="Niklas Dahlman" w:date="2010-03-11T13:16:00Z" w:initials="ND">
    <w:p w:rsidR="0094083F" w:rsidRDefault="0094083F">
      <w:pPr>
        <w:pStyle w:val="CommentText"/>
      </w:pPr>
      <w:r>
        <w:rPr>
          <w:rStyle w:val="CommentReference"/>
        </w:rPr>
        <w:annotationRef/>
      </w:r>
      <w:r>
        <w:t>inte bra</w:t>
      </w:r>
    </w:p>
  </w:comment>
  <w:comment w:id="1355" w:author="Niklas Dahlman" w:date="2010-03-11T13:41:00Z" w:initials="ND">
    <w:p w:rsidR="0094083F" w:rsidRDefault="0094083F">
      <w:pPr>
        <w:pStyle w:val="CommentText"/>
      </w:pPr>
      <w:r>
        <w:rPr>
          <w:rStyle w:val="CommentReference"/>
        </w:rPr>
        <w:annotationRef/>
      </w:r>
      <w:r>
        <w:t>hämta</w:t>
      </w:r>
    </w:p>
  </w:comment>
  <w:comment w:id="1408" w:author="Niklas Dahlman" w:date="2010-03-11T13:48:00Z" w:initials="ND">
    <w:p w:rsidR="0094083F" w:rsidRDefault="0094083F">
      <w:pPr>
        <w:pStyle w:val="CommentText"/>
      </w:pPr>
      <w:r>
        <w:rPr>
          <w:rStyle w:val="CommentReference"/>
        </w:rPr>
        <w:annotationRef/>
      </w:r>
      <w:r>
        <w:t>han gick ut för att äta frukost</w:t>
      </w:r>
    </w:p>
  </w:comment>
  <w:comment w:id="1441" w:author="Niklas Dahlman" w:date="2010-03-11T13:52:00Z" w:initials="ND">
    <w:p w:rsidR="0094083F" w:rsidRDefault="0094083F">
      <w:pPr>
        <w:pStyle w:val="CommentText"/>
      </w:pPr>
      <w:r>
        <w:rPr>
          <w:rStyle w:val="CommentReference"/>
        </w:rPr>
        <w:annotationRef/>
      </w:r>
      <w:r>
        <w:t>mitt</w:t>
      </w:r>
    </w:p>
  </w:comment>
  <w:comment w:id="1454" w:author="Niklas Dahlman" w:date="2010-03-11T13:53:00Z" w:initials="ND">
    <w:p w:rsidR="0094083F" w:rsidRDefault="0094083F">
      <w:pPr>
        <w:pStyle w:val="CommentText"/>
      </w:pPr>
      <w:r>
        <w:rPr>
          <w:rStyle w:val="CommentReference"/>
        </w:rPr>
        <w:annotationRef/>
      </w:r>
      <w:r>
        <w:t>sörplar</w:t>
      </w:r>
    </w:p>
  </w:comment>
  <w:comment w:id="1732" w:author="Niklas Dahlman" w:date="2010-03-11T14:52:00Z" w:initials="ND">
    <w:p w:rsidR="0094083F" w:rsidRDefault="0094083F">
      <w:pPr>
        <w:pStyle w:val="CommentText"/>
      </w:pPr>
      <w:r>
        <w:rPr>
          <w:rStyle w:val="CommentReference"/>
        </w:rPr>
        <w:annotationRef/>
      </w:r>
      <w:r>
        <w:t>hann</w:t>
      </w:r>
    </w:p>
  </w:comment>
  <w:comment w:id="1742" w:author="Niklas Dahlman" w:date="2010-03-11T14:59:00Z" w:initials="ND">
    <w:p w:rsidR="0094083F" w:rsidRDefault="0094083F">
      <w:pPr>
        <w:pStyle w:val="CommentText"/>
      </w:pPr>
      <w:r>
        <w:rPr>
          <w:rStyle w:val="CommentReference"/>
        </w:rPr>
        <w:annotationRef/>
      </w:r>
      <w:r>
        <w:t>självmedicinerande</w:t>
      </w:r>
    </w:p>
  </w:comment>
  <w:comment w:id="1772" w:author="Niklas Dahlman" w:date="2010-03-11T15:04:00Z" w:initials="ND">
    <w:p w:rsidR="0094083F" w:rsidRDefault="0094083F">
      <w:pPr>
        <w:pStyle w:val="CommentText"/>
      </w:pPr>
      <w:r>
        <w:rPr>
          <w:rStyle w:val="CommentReference"/>
        </w:rPr>
        <w:annotationRef/>
      </w:r>
      <w:r>
        <w:t>för ... se ut</w:t>
      </w:r>
    </w:p>
    <w:p w:rsidR="0094083F" w:rsidRDefault="0094083F">
      <w:pPr>
        <w:pStyle w:val="CommentText"/>
      </w:pPr>
      <w:r>
        <w:t>eller av ... ses</w:t>
      </w:r>
    </w:p>
  </w:comment>
  <w:comment w:id="1911" w:author="Niklas Dahlman" w:date="2010-03-12T11:36:00Z" w:initials="ND">
    <w:p w:rsidR="0094083F" w:rsidRDefault="0094083F">
      <w:pPr>
        <w:pStyle w:val="CommentText"/>
      </w:pPr>
      <w:r>
        <w:rPr>
          <w:rStyle w:val="CommentReference"/>
        </w:rPr>
        <w:annotationRef/>
      </w:r>
      <w:r>
        <w:t>legering</w:t>
      </w:r>
    </w:p>
  </w:comment>
  <w:comment w:id="2062" w:author="Niklas Dahlman" w:date="2010-03-12T13:15:00Z" w:initials="ND">
    <w:p w:rsidR="0094083F" w:rsidRDefault="0094083F">
      <w:pPr>
        <w:pStyle w:val="CommentText"/>
      </w:pPr>
      <w:r>
        <w:rPr>
          <w:rStyle w:val="CommentReference"/>
        </w:rPr>
        <w:annotationRef/>
      </w:r>
      <w:r>
        <w:t>nedåtgående passar stilen bättre</w:t>
      </w:r>
    </w:p>
  </w:comment>
  <w:comment w:id="2081" w:author="Niklas Dahlman" w:date="2010-03-12T13:15:00Z" w:initials="ND">
    <w:p w:rsidR="0094083F" w:rsidRDefault="0094083F">
      <w:pPr>
        <w:pStyle w:val="CommentText"/>
      </w:pPr>
      <w:r>
        <w:rPr>
          <w:rStyle w:val="CommentReference"/>
        </w:rPr>
        <w:annotationRef/>
      </w:r>
      <w:r>
        <w:t>drar, vadan detta träende</w:t>
      </w:r>
    </w:p>
  </w:comment>
  <w:comment w:id="2087" w:author="Niklas Dahlman" w:date="2010-03-12T13:18:00Z" w:initials="ND">
    <w:p w:rsidR="0094083F" w:rsidRDefault="0094083F">
      <w:pPr>
        <w:pStyle w:val="CommentText"/>
      </w:pPr>
      <w:r>
        <w:rPr>
          <w:rStyle w:val="CommentReference"/>
        </w:rPr>
        <w:annotationRef/>
      </w:r>
      <w:proofErr w:type="spellStart"/>
      <w:r>
        <w:t>gästgivaregård</w:t>
      </w:r>
      <w:proofErr w:type="spellEnd"/>
    </w:p>
  </w:comment>
  <w:comment w:id="2100" w:author="Niklas Dahlman" w:date="2010-03-12T13:19:00Z" w:initials="ND">
    <w:p w:rsidR="0094083F" w:rsidRDefault="0094083F">
      <w:pPr>
        <w:pStyle w:val="CommentText"/>
      </w:pPr>
      <w:r>
        <w:rPr>
          <w:rStyle w:val="CommentReference"/>
        </w:rPr>
        <w:annotationRef/>
      </w:r>
      <w:r>
        <w:t>betalat</w:t>
      </w:r>
    </w:p>
  </w:comment>
  <w:comment w:id="2110" w:author="Niklas Dahlman" w:date="2010-03-12T13:20:00Z" w:initials="ND">
    <w:p w:rsidR="0094083F" w:rsidRDefault="0094083F">
      <w:pPr>
        <w:pStyle w:val="CommentText"/>
      </w:pPr>
      <w:r>
        <w:rPr>
          <w:rStyle w:val="CommentReference"/>
        </w:rPr>
        <w:annotationRef/>
      </w:r>
      <w:proofErr w:type="spellStart"/>
      <w:r>
        <w:t>gästgivaregården</w:t>
      </w:r>
      <w:proofErr w:type="spellEnd"/>
    </w:p>
  </w:comment>
  <w:comment w:id="2128" w:author="Niklas Dahlman" w:date="2010-03-12T13:21:00Z" w:initials="ND">
    <w:p w:rsidR="0094083F" w:rsidRDefault="0094083F">
      <w:pPr>
        <w:pStyle w:val="CommentText"/>
      </w:pPr>
      <w:r>
        <w:rPr>
          <w:rStyle w:val="CommentReference"/>
        </w:rPr>
        <w:annotationRef/>
      </w:r>
      <w:r>
        <w:t>när han</w:t>
      </w:r>
    </w:p>
  </w:comment>
  <w:comment w:id="2138" w:author="Niklas Dahlman" w:date="2010-03-12T13:24:00Z" w:initials="ND">
    <w:p w:rsidR="0094083F" w:rsidRDefault="0094083F">
      <w:pPr>
        <w:pStyle w:val="CommentText"/>
      </w:pPr>
      <w:r>
        <w:rPr>
          <w:rStyle w:val="CommentReference"/>
        </w:rPr>
        <w:annotationRef/>
      </w:r>
      <w:r>
        <w:t>oklart för mig vad detta betyder</w:t>
      </w:r>
    </w:p>
  </w:comment>
  <w:comment w:id="2222" w:author="Niklas Dahlman" w:date="2010-03-12T13:37:00Z" w:initials="ND">
    <w:p w:rsidR="0094083F" w:rsidRDefault="0094083F">
      <w:pPr>
        <w:pStyle w:val="CommentText"/>
      </w:pPr>
      <w:r>
        <w:rPr>
          <w:rStyle w:val="CommentReference"/>
        </w:rPr>
        <w:annotationRef/>
      </w:r>
      <w:r>
        <w:t xml:space="preserve">kan ej </w:t>
      </w:r>
      <w:proofErr w:type="spellStart"/>
      <w:r>
        <w:t>fårstås</w:t>
      </w:r>
      <w:proofErr w:type="spellEnd"/>
    </w:p>
  </w:comment>
  <w:comment w:id="2301" w:author="Niklas Dahlman" w:date="2010-03-12T13:49:00Z" w:initials="ND">
    <w:p w:rsidR="0094083F" w:rsidRDefault="0094083F">
      <w:pPr>
        <w:pStyle w:val="CommentText"/>
      </w:pPr>
      <w:r>
        <w:rPr>
          <w:rStyle w:val="CommentReference"/>
        </w:rPr>
        <w:annotationRef/>
      </w:r>
      <w:r>
        <w:t>bort</w:t>
      </w:r>
    </w:p>
  </w:comment>
  <w:comment w:id="2472" w:author="Niklas Dahlman" w:date="2010-03-12T14:12:00Z" w:initials="ND">
    <w:p w:rsidR="0094083F" w:rsidRDefault="0094083F">
      <w:pPr>
        <w:pStyle w:val="CommentText"/>
      </w:pPr>
      <w:r>
        <w:rPr>
          <w:rStyle w:val="CommentReference"/>
        </w:rPr>
        <w:annotationRef/>
      </w:r>
      <w:r>
        <w:t>eller som går</w:t>
      </w:r>
    </w:p>
  </w:comment>
  <w:comment w:id="2530" w:author="Niklas Dahlman" w:date="2010-03-12T14:19:00Z" w:initials="ND">
    <w:p w:rsidR="0094083F" w:rsidRDefault="0094083F">
      <w:pPr>
        <w:pStyle w:val="CommentText"/>
      </w:pPr>
      <w:r>
        <w:rPr>
          <w:rStyle w:val="CommentReference"/>
        </w:rPr>
        <w:annotationRef/>
      </w:r>
      <w:r>
        <w:t>skydd från vinden, passar bättre i den ordrika stilen</w:t>
      </w:r>
    </w:p>
  </w:comment>
  <w:comment w:id="2684" w:author="Niklas Dahlman" w:date="2010-03-12T14:24:00Z" w:initials="ND">
    <w:p w:rsidR="0094083F" w:rsidRDefault="0094083F">
      <w:pPr>
        <w:pStyle w:val="CommentText"/>
      </w:pPr>
      <w:r>
        <w:rPr>
          <w:rStyle w:val="CommentReference"/>
        </w:rPr>
        <w:annotationRef/>
      </w:r>
      <w:r>
        <w:t>Lockar</w:t>
      </w:r>
    </w:p>
  </w:comment>
  <w:comment w:id="2692" w:author="Niklas Dahlman" w:date="2010-03-12T14:23:00Z" w:initials="ND">
    <w:p w:rsidR="0094083F" w:rsidRDefault="0094083F">
      <w:pPr>
        <w:pStyle w:val="CommentText"/>
      </w:pPr>
      <w:r>
        <w:rPr>
          <w:rStyle w:val="CommentReference"/>
        </w:rPr>
        <w:annotationRef/>
      </w:r>
      <w:r>
        <w:t>på</w:t>
      </w:r>
    </w:p>
  </w:comment>
  <w:comment w:id="2861" w:author="Niklas Dahlman" w:date="2010-03-12T14:37:00Z" w:initials="ND">
    <w:p w:rsidR="0094083F" w:rsidRDefault="0094083F">
      <w:pPr>
        <w:pStyle w:val="CommentText"/>
      </w:pPr>
      <w:r>
        <w:rPr>
          <w:rStyle w:val="CommentReference"/>
        </w:rPr>
        <w:annotationRef/>
      </w:r>
      <w:r>
        <w:t xml:space="preserve">det var tidig kväll när de begav sig iväg, men det har </w:t>
      </w:r>
      <w:proofErr w:type="spellStart"/>
      <w:r>
        <w:t>iofs</w:t>
      </w:r>
      <w:proofErr w:type="spellEnd"/>
      <w:r>
        <w:t xml:space="preserve"> gått en obekant mängd tid</w:t>
      </w:r>
    </w:p>
  </w:comment>
  <w:comment w:id="2876" w:author="Niklas Dahlman" w:date="2010-03-12T14:39:00Z" w:initials="ND">
    <w:p w:rsidR="0094083F" w:rsidRDefault="0094083F">
      <w:pPr>
        <w:pStyle w:val="CommentText"/>
      </w:pPr>
      <w:r>
        <w:rPr>
          <w:rStyle w:val="CommentReference"/>
        </w:rPr>
        <w:annotationRef/>
      </w:r>
      <w:r>
        <w:t>lika stort kan ej kombineras med än</w:t>
      </w:r>
    </w:p>
  </w:comment>
  <w:comment w:id="2896" w:author="Niklas Dahlman" w:date="2010-03-12T14:41:00Z" w:initials="ND">
    <w:p w:rsidR="0094083F" w:rsidRDefault="0094083F">
      <w:pPr>
        <w:pStyle w:val="CommentText"/>
      </w:pPr>
      <w:r>
        <w:rPr>
          <w:rStyle w:val="CommentReference"/>
        </w:rPr>
        <w:annotationRef/>
      </w:r>
      <w:r>
        <w:t>en man</w:t>
      </w:r>
    </w:p>
  </w:comment>
  <w:comment w:id="2968" w:author="Niklas Dahlman" w:date="2010-03-12T14:48:00Z" w:initials="ND">
    <w:p w:rsidR="0094083F" w:rsidRDefault="0094083F">
      <w:pPr>
        <w:pStyle w:val="CommentText"/>
      </w:pPr>
      <w:r>
        <w:rPr>
          <w:rStyle w:val="CommentReference"/>
        </w:rPr>
        <w:annotationRef/>
      </w:r>
      <w:r>
        <w:t>lägger jag det</w:t>
      </w:r>
    </w:p>
  </w:comment>
  <w:comment w:id="3011" w:author="Niklas Dahlman" w:date="2010-03-12T14:57:00Z" w:initials="ND">
    <w:p w:rsidR="0094083F" w:rsidRDefault="0094083F">
      <w:pPr>
        <w:pStyle w:val="CommentText"/>
      </w:pPr>
      <w:r>
        <w:rPr>
          <w:rStyle w:val="CommentReference"/>
        </w:rPr>
        <w:annotationRef/>
      </w:r>
      <w:proofErr w:type="spellStart"/>
      <w:r>
        <w:t>dublett</w:t>
      </w:r>
      <w:proofErr w:type="spellEnd"/>
    </w:p>
  </w:comment>
  <w:comment w:id="3140" w:author="Niklas Dahlman" w:date="2010-03-12T15:06:00Z" w:initials="ND">
    <w:p w:rsidR="0094083F" w:rsidRDefault="0094083F">
      <w:pPr>
        <w:pStyle w:val="CommentText"/>
      </w:pPr>
      <w:r>
        <w:rPr>
          <w:rStyle w:val="CommentReference"/>
        </w:rPr>
        <w:annotationRef/>
      </w:r>
      <w:r>
        <w:t>har han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694A" w:rsidRDefault="00E3694A">
      <w:r>
        <w:separator/>
      </w:r>
    </w:p>
  </w:endnote>
  <w:endnote w:type="continuationSeparator" w:id="0">
    <w:p w:rsidR="00E3694A" w:rsidRDefault="00E369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694A" w:rsidRDefault="00E3694A">
      <w:r>
        <w:separator/>
      </w:r>
    </w:p>
  </w:footnote>
  <w:footnote w:type="continuationSeparator" w:id="0">
    <w:p w:rsidR="00E3694A" w:rsidRDefault="00E3694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D0B4D"/>
    <w:multiLevelType w:val="singleLevel"/>
    <w:tmpl w:val="65A0361A"/>
    <w:lvl w:ilvl="0">
      <w:numFmt w:val="bullet"/>
      <w:lvlText w:val="-"/>
      <w:lvlJc w:val="left"/>
      <w:pPr>
        <w:tabs>
          <w:tab w:val="num" w:pos="360"/>
        </w:tabs>
        <w:ind w:left="360" w:hanging="360"/>
      </w:pPr>
      <w:rPr>
        <w:rFonts w:hint="default"/>
      </w:rPr>
    </w:lvl>
  </w:abstractNum>
  <w:abstractNum w:abstractNumId="1">
    <w:nsid w:val="07416740"/>
    <w:multiLevelType w:val="singleLevel"/>
    <w:tmpl w:val="9FE82680"/>
    <w:lvl w:ilvl="0">
      <w:start w:val="165"/>
      <w:numFmt w:val="bullet"/>
      <w:lvlText w:val="-"/>
      <w:lvlJc w:val="left"/>
      <w:pPr>
        <w:tabs>
          <w:tab w:val="num" w:pos="360"/>
        </w:tabs>
        <w:ind w:left="360" w:hanging="360"/>
      </w:pPr>
      <w:rPr>
        <w:rFonts w:hint="default"/>
      </w:rPr>
    </w:lvl>
  </w:abstractNum>
  <w:abstractNum w:abstractNumId="2">
    <w:nsid w:val="07753D47"/>
    <w:multiLevelType w:val="hybridMultilevel"/>
    <w:tmpl w:val="36ACB296"/>
    <w:lvl w:ilvl="0" w:tplc="041D0001">
      <w:numFmt w:val="bullet"/>
      <w:lvlText w:val=""/>
      <w:lvlJc w:val="left"/>
      <w:pPr>
        <w:ind w:left="720" w:hanging="360"/>
      </w:pPr>
      <w:rPr>
        <w:rFonts w:ascii="Symbol" w:eastAsia="Times New Roman" w:hAnsi="Symbol" w:cs="Times New Roman" w:hint="default"/>
      </w:rPr>
    </w:lvl>
    <w:lvl w:ilvl="1" w:tplc="041D0003" w:tentative="1">
      <w:start w:val="1"/>
      <w:numFmt w:val="bullet"/>
      <w:lvlText w:val="o"/>
      <w:lvlJc w:val="left"/>
      <w:pPr>
        <w:ind w:left="1440" w:hanging="360"/>
      </w:pPr>
      <w:rPr>
        <w:rFonts w:ascii="Courier New" w:hAnsi="Courier New" w:cs="Arial"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Arial"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Arial"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94B3014"/>
    <w:multiLevelType w:val="singleLevel"/>
    <w:tmpl w:val="686A41DA"/>
    <w:lvl w:ilvl="0">
      <w:numFmt w:val="bullet"/>
      <w:lvlText w:val="-"/>
      <w:lvlJc w:val="left"/>
      <w:pPr>
        <w:tabs>
          <w:tab w:val="num" w:pos="360"/>
        </w:tabs>
        <w:ind w:left="360" w:hanging="360"/>
      </w:pPr>
      <w:rPr>
        <w:rFonts w:hint="default"/>
      </w:rPr>
    </w:lvl>
  </w:abstractNum>
  <w:abstractNum w:abstractNumId="4">
    <w:nsid w:val="0A6A35FB"/>
    <w:multiLevelType w:val="singleLevel"/>
    <w:tmpl w:val="397217C4"/>
    <w:lvl w:ilvl="0">
      <w:numFmt w:val="bullet"/>
      <w:lvlText w:val="-"/>
      <w:lvlJc w:val="left"/>
      <w:pPr>
        <w:tabs>
          <w:tab w:val="num" w:pos="450"/>
        </w:tabs>
        <w:ind w:left="450" w:hanging="360"/>
      </w:pPr>
      <w:rPr>
        <w:rFonts w:hint="default"/>
      </w:rPr>
    </w:lvl>
  </w:abstractNum>
  <w:abstractNum w:abstractNumId="5">
    <w:nsid w:val="0AAA483E"/>
    <w:multiLevelType w:val="singleLevel"/>
    <w:tmpl w:val="54824EAC"/>
    <w:lvl w:ilvl="0">
      <w:numFmt w:val="bullet"/>
      <w:lvlText w:val="-"/>
      <w:lvlJc w:val="left"/>
      <w:pPr>
        <w:tabs>
          <w:tab w:val="num" w:pos="360"/>
        </w:tabs>
        <w:ind w:left="360" w:hanging="360"/>
      </w:pPr>
      <w:rPr>
        <w:rFonts w:hint="default"/>
      </w:rPr>
    </w:lvl>
  </w:abstractNum>
  <w:abstractNum w:abstractNumId="6">
    <w:nsid w:val="0D261384"/>
    <w:multiLevelType w:val="singleLevel"/>
    <w:tmpl w:val="C5BEC1A4"/>
    <w:lvl w:ilvl="0">
      <w:numFmt w:val="bullet"/>
      <w:lvlText w:val="-"/>
      <w:lvlJc w:val="left"/>
      <w:pPr>
        <w:tabs>
          <w:tab w:val="num" w:pos="450"/>
        </w:tabs>
        <w:ind w:left="450" w:hanging="360"/>
      </w:pPr>
      <w:rPr>
        <w:rFonts w:hint="default"/>
      </w:rPr>
    </w:lvl>
  </w:abstractNum>
  <w:abstractNum w:abstractNumId="7">
    <w:nsid w:val="0DC74DBE"/>
    <w:multiLevelType w:val="hybridMultilevel"/>
    <w:tmpl w:val="C6B22F26"/>
    <w:lvl w:ilvl="0" w:tplc="041D0001">
      <w:numFmt w:val="bullet"/>
      <w:lvlText w:val=""/>
      <w:lvlJc w:val="left"/>
      <w:pPr>
        <w:ind w:left="720" w:hanging="360"/>
      </w:pPr>
      <w:rPr>
        <w:rFonts w:ascii="Symbol" w:eastAsia="Times New Roman" w:hAnsi="Symbol" w:cs="Times New Roman" w:hint="default"/>
      </w:rPr>
    </w:lvl>
    <w:lvl w:ilvl="1" w:tplc="041D0003" w:tentative="1">
      <w:start w:val="1"/>
      <w:numFmt w:val="bullet"/>
      <w:lvlText w:val="o"/>
      <w:lvlJc w:val="left"/>
      <w:pPr>
        <w:ind w:left="1440" w:hanging="360"/>
      </w:pPr>
      <w:rPr>
        <w:rFonts w:ascii="Courier New" w:hAnsi="Courier New" w:cs="Arial"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Arial"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Arial"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3DF1479"/>
    <w:multiLevelType w:val="singleLevel"/>
    <w:tmpl w:val="461E5406"/>
    <w:lvl w:ilvl="0">
      <w:numFmt w:val="bullet"/>
      <w:lvlText w:val="-"/>
      <w:lvlJc w:val="left"/>
      <w:pPr>
        <w:tabs>
          <w:tab w:val="num" w:pos="360"/>
        </w:tabs>
        <w:ind w:left="360" w:hanging="360"/>
      </w:pPr>
      <w:rPr>
        <w:rFonts w:hint="default"/>
      </w:rPr>
    </w:lvl>
  </w:abstractNum>
  <w:abstractNum w:abstractNumId="9">
    <w:nsid w:val="19BE3B4A"/>
    <w:multiLevelType w:val="hybridMultilevel"/>
    <w:tmpl w:val="268649DC"/>
    <w:lvl w:ilvl="0" w:tplc="B7F00102">
      <w:numFmt w:val="bullet"/>
      <w:lvlText w:val="-"/>
      <w:lvlJc w:val="left"/>
      <w:pPr>
        <w:tabs>
          <w:tab w:val="num" w:pos="450"/>
        </w:tabs>
        <w:ind w:left="450" w:hanging="360"/>
      </w:pPr>
      <w:rPr>
        <w:rFonts w:ascii="Times New Roman" w:eastAsia="Times New Roman" w:hAnsi="Times New Roman" w:cs="Times New Roman" w:hint="default"/>
      </w:rPr>
    </w:lvl>
    <w:lvl w:ilvl="1" w:tplc="2464534A" w:tentative="1">
      <w:start w:val="1"/>
      <w:numFmt w:val="bullet"/>
      <w:lvlText w:val="o"/>
      <w:lvlJc w:val="left"/>
      <w:pPr>
        <w:tabs>
          <w:tab w:val="num" w:pos="1170"/>
        </w:tabs>
        <w:ind w:left="1170" w:hanging="360"/>
      </w:pPr>
      <w:rPr>
        <w:rFonts w:ascii="Courier New" w:hAnsi="Courier New" w:hint="default"/>
      </w:rPr>
    </w:lvl>
    <w:lvl w:ilvl="2" w:tplc="C96A6A24" w:tentative="1">
      <w:start w:val="1"/>
      <w:numFmt w:val="bullet"/>
      <w:lvlText w:val=""/>
      <w:lvlJc w:val="left"/>
      <w:pPr>
        <w:tabs>
          <w:tab w:val="num" w:pos="1890"/>
        </w:tabs>
        <w:ind w:left="1890" w:hanging="360"/>
      </w:pPr>
      <w:rPr>
        <w:rFonts w:ascii="Wingdings" w:hAnsi="Wingdings" w:hint="default"/>
      </w:rPr>
    </w:lvl>
    <w:lvl w:ilvl="3" w:tplc="827062CA" w:tentative="1">
      <w:start w:val="1"/>
      <w:numFmt w:val="bullet"/>
      <w:lvlText w:val=""/>
      <w:lvlJc w:val="left"/>
      <w:pPr>
        <w:tabs>
          <w:tab w:val="num" w:pos="2610"/>
        </w:tabs>
        <w:ind w:left="2610" w:hanging="360"/>
      </w:pPr>
      <w:rPr>
        <w:rFonts w:ascii="Symbol" w:hAnsi="Symbol" w:hint="default"/>
      </w:rPr>
    </w:lvl>
    <w:lvl w:ilvl="4" w:tplc="5BE275EC" w:tentative="1">
      <w:start w:val="1"/>
      <w:numFmt w:val="bullet"/>
      <w:lvlText w:val="o"/>
      <w:lvlJc w:val="left"/>
      <w:pPr>
        <w:tabs>
          <w:tab w:val="num" w:pos="3330"/>
        </w:tabs>
        <w:ind w:left="3330" w:hanging="360"/>
      </w:pPr>
      <w:rPr>
        <w:rFonts w:ascii="Courier New" w:hAnsi="Courier New" w:hint="default"/>
      </w:rPr>
    </w:lvl>
    <w:lvl w:ilvl="5" w:tplc="82C8B964" w:tentative="1">
      <w:start w:val="1"/>
      <w:numFmt w:val="bullet"/>
      <w:lvlText w:val=""/>
      <w:lvlJc w:val="left"/>
      <w:pPr>
        <w:tabs>
          <w:tab w:val="num" w:pos="4050"/>
        </w:tabs>
        <w:ind w:left="4050" w:hanging="360"/>
      </w:pPr>
      <w:rPr>
        <w:rFonts w:ascii="Wingdings" w:hAnsi="Wingdings" w:hint="default"/>
      </w:rPr>
    </w:lvl>
    <w:lvl w:ilvl="6" w:tplc="C6B21B58" w:tentative="1">
      <w:start w:val="1"/>
      <w:numFmt w:val="bullet"/>
      <w:lvlText w:val=""/>
      <w:lvlJc w:val="left"/>
      <w:pPr>
        <w:tabs>
          <w:tab w:val="num" w:pos="4770"/>
        </w:tabs>
        <w:ind w:left="4770" w:hanging="360"/>
      </w:pPr>
      <w:rPr>
        <w:rFonts w:ascii="Symbol" w:hAnsi="Symbol" w:hint="default"/>
      </w:rPr>
    </w:lvl>
    <w:lvl w:ilvl="7" w:tplc="4A089ACA" w:tentative="1">
      <w:start w:val="1"/>
      <w:numFmt w:val="bullet"/>
      <w:lvlText w:val="o"/>
      <w:lvlJc w:val="left"/>
      <w:pPr>
        <w:tabs>
          <w:tab w:val="num" w:pos="5490"/>
        </w:tabs>
        <w:ind w:left="5490" w:hanging="360"/>
      </w:pPr>
      <w:rPr>
        <w:rFonts w:ascii="Courier New" w:hAnsi="Courier New" w:hint="default"/>
      </w:rPr>
    </w:lvl>
    <w:lvl w:ilvl="8" w:tplc="AE8249FA" w:tentative="1">
      <w:start w:val="1"/>
      <w:numFmt w:val="bullet"/>
      <w:lvlText w:val=""/>
      <w:lvlJc w:val="left"/>
      <w:pPr>
        <w:tabs>
          <w:tab w:val="num" w:pos="6210"/>
        </w:tabs>
        <w:ind w:left="6210" w:hanging="360"/>
      </w:pPr>
      <w:rPr>
        <w:rFonts w:ascii="Wingdings" w:hAnsi="Wingdings" w:hint="default"/>
      </w:rPr>
    </w:lvl>
  </w:abstractNum>
  <w:abstractNum w:abstractNumId="10">
    <w:nsid w:val="1AFC7C12"/>
    <w:multiLevelType w:val="singleLevel"/>
    <w:tmpl w:val="244CF7D6"/>
    <w:lvl w:ilvl="0">
      <w:numFmt w:val="bullet"/>
      <w:lvlText w:val="-"/>
      <w:lvlJc w:val="left"/>
      <w:pPr>
        <w:tabs>
          <w:tab w:val="num" w:pos="450"/>
        </w:tabs>
        <w:ind w:left="450" w:hanging="360"/>
      </w:pPr>
      <w:rPr>
        <w:rFonts w:hint="default"/>
      </w:rPr>
    </w:lvl>
  </w:abstractNum>
  <w:abstractNum w:abstractNumId="11">
    <w:nsid w:val="1CCE4A09"/>
    <w:multiLevelType w:val="hybridMultilevel"/>
    <w:tmpl w:val="0B82E77A"/>
    <w:lvl w:ilvl="0" w:tplc="041D0001">
      <w:numFmt w:val="bullet"/>
      <w:lvlText w:val=""/>
      <w:lvlJc w:val="left"/>
      <w:pPr>
        <w:ind w:left="720" w:hanging="360"/>
      </w:pPr>
      <w:rPr>
        <w:rFonts w:ascii="Symbol" w:eastAsia="Times New Roman" w:hAnsi="Symbol" w:cs="Times New Roman" w:hint="default"/>
      </w:rPr>
    </w:lvl>
    <w:lvl w:ilvl="1" w:tplc="041D0003" w:tentative="1">
      <w:start w:val="1"/>
      <w:numFmt w:val="bullet"/>
      <w:lvlText w:val="o"/>
      <w:lvlJc w:val="left"/>
      <w:pPr>
        <w:ind w:left="1440" w:hanging="360"/>
      </w:pPr>
      <w:rPr>
        <w:rFonts w:ascii="Courier New" w:hAnsi="Courier New" w:cs="Arial"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Arial"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Arial"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1DE9291B"/>
    <w:multiLevelType w:val="singleLevel"/>
    <w:tmpl w:val="78D4FA98"/>
    <w:lvl w:ilvl="0">
      <w:numFmt w:val="bullet"/>
      <w:lvlText w:val="-"/>
      <w:lvlJc w:val="left"/>
      <w:pPr>
        <w:tabs>
          <w:tab w:val="num" w:pos="450"/>
        </w:tabs>
        <w:ind w:left="450" w:hanging="360"/>
      </w:pPr>
      <w:rPr>
        <w:rFonts w:hint="default"/>
      </w:rPr>
    </w:lvl>
  </w:abstractNum>
  <w:abstractNum w:abstractNumId="13">
    <w:nsid w:val="1E6D621E"/>
    <w:multiLevelType w:val="singleLevel"/>
    <w:tmpl w:val="D7CA18CA"/>
    <w:lvl w:ilvl="0">
      <w:numFmt w:val="bullet"/>
      <w:lvlText w:val="-"/>
      <w:lvlJc w:val="left"/>
      <w:pPr>
        <w:tabs>
          <w:tab w:val="num" w:pos="360"/>
        </w:tabs>
        <w:ind w:left="360" w:hanging="360"/>
      </w:pPr>
      <w:rPr>
        <w:rFonts w:hint="default"/>
      </w:rPr>
    </w:lvl>
  </w:abstractNum>
  <w:abstractNum w:abstractNumId="14">
    <w:nsid w:val="1ED219A1"/>
    <w:multiLevelType w:val="hybridMultilevel"/>
    <w:tmpl w:val="C3A2BFA6"/>
    <w:lvl w:ilvl="0" w:tplc="D1BCCCFE">
      <w:numFmt w:val="bullet"/>
      <w:lvlText w:val="–"/>
      <w:lvlJc w:val="left"/>
      <w:pPr>
        <w:tabs>
          <w:tab w:val="num" w:pos="720"/>
        </w:tabs>
        <w:ind w:left="720" w:hanging="360"/>
      </w:pPr>
      <w:rPr>
        <w:rFonts w:ascii="Times New Roman" w:eastAsia="Times New Roman" w:hAnsi="Times New Roman" w:cs="Times New Roman" w:hint="default"/>
      </w:rPr>
    </w:lvl>
    <w:lvl w:ilvl="1" w:tplc="A5D0C55A" w:tentative="1">
      <w:start w:val="1"/>
      <w:numFmt w:val="bullet"/>
      <w:lvlText w:val="o"/>
      <w:lvlJc w:val="left"/>
      <w:pPr>
        <w:tabs>
          <w:tab w:val="num" w:pos="1440"/>
        </w:tabs>
        <w:ind w:left="1440" w:hanging="360"/>
      </w:pPr>
      <w:rPr>
        <w:rFonts w:ascii="Courier New" w:hAnsi="Courier New" w:hint="default"/>
      </w:rPr>
    </w:lvl>
    <w:lvl w:ilvl="2" w:tplc="AC9C5756" w:tentative="1">
      <w:start w:val="1"/>
      <w:numFmt w:val="bullet"/>
      <w:lvlText w:val=""/>
      <w:lvlJc w:val="left"/>
      <w:pPr>
        <w:tabs>
          <w:tab w:val="num" w:pos="2160"/>
        </w:tabs>
        <w:ind w:left="2160" w:hanging="360"/>
      </w:pPr>
      <w:rPr>
        <w:rFonts w:ascii="Wingdings" w:hAnsi="Wingdings" w:hint="default"/>
      </w:rPr>
    </w:lvl>
    <w:lvl w:ilvl="3" w:tplc="00785D12" w:tentative="1">
      <w:start w:val="1"/>
      <w:numFmt w:val="bullet"/>
      <w:lvlText w:val=""/>
      <w:lvlJc w:val="left"/>
      <w:pPr>
        <w:tabs>
          <w:tab w:val="num" w:pos="2880"/>
        </w:tabs>
        <w:ind w:left="2880" w:hanging="360"/>
      </w:pPr>
      <w:rPr>
        <w:rFonts w:ascii="Symbol" w:hAnsi="Symbol" w:hint="default"/>
      </w:rPr>
    </w:lvl>
    <w:lvl w:ilvl="4" w:tplc="0AEA1954" w:tentative="1">
      <w:start w:val="1"/>
      <w:numFmt w:val="bullet"/>
      <w:lvlText w:val="o"/>
      <w:lvlJc w:val="left"/>
      <w:pPr>
        <w:tabs>
          <w:tab w:val="num" w:pos="3600"/>
        </w:tabs>
        <w:ind w:left="3600" w:hanging="360"/>
      </w:pPr>
      <w:rPr>
        <w:rFonts w:ascii="Courier New" w:hAnsi="Courier New" w:hint="default"/>
      </w:rPr>
    </w:lvl>
    <w:lvl w:ilvl="5" w:tplc="2F2ABCA6" w:tentative="1">
      <w:start w:val="1"/>
      <w:numFmt w:val="bullet"/>
      <w:lvlText w:val=""/>
      <w:lvlJc w:val="left"/>
      <w:pPr>
        <w:tabs>
          <w:tab w:val="num" w:pos="4320"/>
        </w:tabs>
        <w:ind w:left="4320" w:hanging="360"/>
      </w:pPr>
      <w:rPr>
        <w:rFonts w:ascii="Wingdings" w:hAnsi="Wingdings" w:hint="default"/>
      </w:rPr>
    </w:lvl>
    <w:lvl w:ilvl="6" w:tplc="DD4C3A34" w:tentative="1">
      <w:start w:val="1"/>
      <w:numFmt w:val="bullet"/>
      <w:lvlText w:val=""/>
      <w:lvlJc w:val="left"/>
      <w:pPr>
        <w:tabs>
          <w:tab w:val="num" w:pos="5040"/>
        </w:tabs>
        <w:ind w:left="5040" w:hanging="360"/>
      </w:pPr>
      <w:rPr>
        <w:rFonts w:ascii="Symbol" w:hAnsi="Symbol" w:hint="default"/>
      </w:rPr>
    </w:lvl>
    <w:lvl w:ilvl="7" w:tplc="420A06AC" w:tentative="1">
      <w:start w:val="1"/>
      <w:numFmt w:val="bullet"/>
      <w:lvlText w:val="o"/>
      <w:lvlJc w:val="left"/>
      <w:pPr>
        <w:tabs>
          <w:tab w:val="num" w:pos="5760"/>
        </w:tabs>
        <w:ind w:left="5760" w:hanging="360"/>
      </w:pPr>
      <w:rPr>
        <w:rFonts w:ascii="Courier New" w:hAnsi="Courier New" w:hint="default"/>
      </w:rPr>
    </w:lvl>
    <w:lvl w:ilvl="8" w:tplc="3AF4FE9E" w:tentative="1">
      <w:start w:val="1"/>
      <w:numFmt w:val="bullet"/>
      <w:lvlText w:val=""/>
      <w:lvlJc w:val="left"/>
      <w:pPr>
        <w:tabs>
          <w:tab w:val="num" w:pos="6480"/>
        </w:tabs>
        <w:ind w:left="6480" w:hanging="360"/>
      </w:pPr>
      <w:rPr>
        <w:rFonts w:ascii="Wingdings" w:hAnsi="Wingdings" w:hint="default"/>
      </w:rPr>
    </w:lvl>
  </w:abstractNum>
  <w:abstractNum w:abstractNumId="15">
    <w:nsid w:val="1ED32C78"/>
    <w:multiLevelType w:val="hybridMultilevel"/>
    <w:tmpl w:val="A4B08BC8"/>
    <w:lvl w:ilvl="0" w:tplc="47A641C0">
      <w:numFmt w:val="bullet"/>
      <w:lvlText w:val="-"/>
      <w:lvlJc w:val="left"/>
      <w:pPr>
        <w:tabs>
          <w:tab w:val="num" w:pos="450"/>
        </w:tabs>
        <w:ind w:left="450" w:hanging="360"/>
      </w:pPr>
      <w:rPr>
        <w:rFonts w:ascii="Times New Roman" w:eastAsia="Times New Roman" w:hAnsi="Times New Roman" w:cs="Times New Roman" w:hint="default"/>
      </w:rPr>
    </w:lvl>
    <w:lvl w:ilvl="1" w:tplc="CAE696E2" w:tentative="1">
      <w:start w:val="1"/>
      <w:numFmt w:val="bullet"/>
      <w:lvlText w:val="o"/>
      <w:lvlJc w:val="left"/>
      <w:pPr>
        <w:tabs>
          <w:tab w:val="num" w:pos="1170"/>
        </w:tabs>
        <w:ind w:left="1170" w:hanging="360"/>
      </w:pPr>
      <w:rPr>
        <w:rFonts w:ascii="Courier New" w:hAnsi="Courier New" w:hint="default"/>
      </w:rPr>
    </w:lvl>
    <w:lvl w:ilvl="2" w:tplc="C96CC014" w:tentative="1">
      <w:start w:val="1"/>
      <w:numFmt w:val="bullet"/>
      <w:lvlText w:val=""/>
      <w:lvlJc w:val="left"/>
      <w:pPr>
        <w:tabs>
          <w:tab w:val="num" w:pos="1890"/>
        </w:tabs>
        <w:ind w:left="1890" w:hanging="360"/>
      </w:pPr>
      <w:rPr>
        <w:rFonts w:ascii="Wingdings" w:hAnsi="Wingdings" w:hint="default"/>
      </w:rPr>
    </w:lvl>
    <w:lvl w:ilvl="3" w:tplc="40185292" w:tentative="1">
      <w:start w:val="1"/>
      <w:numFmt w:val="bullet"/>
      <w:lvlText w:val=""/>
      <w:lvlJc w:val="left"/>
      <w:pPr>
        <w:tabs>
          <w:tab w:val="num" w:pos="2610"/>
        </w:tabs>
        <w:ind w:left="2610" w:hanging="360"/>
      </w:pPr>
      <w:rPr>
        <w:rFonts w:ascii="Symbol" w:hAnsi="Symbol" w:hint="default"/>
      </w:rPr>
    </w:lvl>
    <w:lvl w:ilvl="4" w:tplc="464A082A" w:tentative="1">
      <w:start w:val="1"/>
      <w:numFmt w:val="bullet"/>
      <w:lvlText w:val="o"/>
      <w:lvlJc w:val="left"/>
      <w:pPr>
        <w:tabs>
          <w:tab w:val="num" w:pos="3330"/>
        </w:tabs>
        <w:ind w:left="3330" w:hanging="360"/>
      </w:pPr>
      <w:rPr>
        <w:rFonts w:ascii="Courier New" w:hAnsi="Courier New" w:hint="default"/>
      </w:rPr>
    </w:lvl>
    <w:lvl w:ilvl="5" w:tplc="92CE5E0E" w:tentative="1">
      <w:start w:val="1"/>
      <w:numFmt w:val="bullet"/>
      <w:lvlText w:val=""/>
      <w:lvlJc w:val="left"/>
      <w:pPr>
        <w:tabs>
          <w:tab w:val="num" w:pos="4050"/>
        </w:tabs>
        <w:ind w:left="4050" w:hanging="360"/>
      </w:pPr>
      <w:rPr>
        <w:rFonts w:ascii="Wingdings" w:hAnsi="Wingdings" w:hint="default"/>
      </w:rPr>
    </w:lvl>
    <w:lvl w:ilvl="6" w:tplc="A808C972" w:tentative="1">
      <w:start w:val="1"/>
      <w:numFmt w:val="bullet"/>
      <w:lvlText w:val=""/>
      <w:lvlJc w:val="left"/>
      <w:pPr>
        <w:tabs>
          <w:tab w:val="num" w:pos="4770"/>
        </w:tabs>
        <w:ind w:left="4770" w:hanging="360"/>
      </w:pPr>
      <w:rPr>
        <w:rFonts w:ascii="Symbol" w:hAnsi="Symbol" w:hint="default"/>
      </w:rPr>
    </w:lvl>
    <w:lvl w:ilvl="7" w:tplc="C158FA90" w:tentative="1">
      <w:start w:val="1"/>
      <w:numFmt w:val="bullet"/>
      <w:lvlText w:val="o"/>
      <w:lvlJc w:val="left"/>
      <w:pPr>
        <w:tabs>
          <w:tab w:val="num" w:pos="5490"/>
        </w:tabs>
        <w:ind w:left="5490" w:hanging="360"/>
      </w:pPr>
      <w:rPr>
        <w:rFonts w:ascii="Courier New" w:hAnsi="Courier New" w:hint="default"/>
      </w:rPr>
    </w:lvl>
    <w:lvl w:ilvl="8" w:tplc="0D9A26F8" w:tentative="1">
      <w:start w:val="1"/>
      <w:numFmt w:val="bullet"/>
      <w:lvlText w:val=""/>
      <w:lvlJc w:val="left"/>
      <w:pPr>
        <w:tabs>
          <w:tab w:val="num" w:pos="6210"/>
        </w:tabs>
        <w:ind w:left="6210" w:hanging="360"/>
      </w:pPr>
      <w:rPr>
        <w:rFonts w:ascii="Wingdings" w:hAnsi="Wingdings" w:hint="default"/>
      </w:rPr>
    </w:lvl>
  </w:abstractNum>
  <w:abstractNum w:abstractNumId="16">
    <w:nsid w:val="200E7256"/>
    <w:multiLevelType w:val="hybridMultilevel"/>
    <w:tmpl w:val="2DE05368"/>
    <w:lvl w:ilvl="0" w:tplc="041D0001">
      <w:numFmt w:val="bullet"/>
      <w:lvlText w:val=""/>
      <w:lvlJc w:val="left"/>
      <w:pPr>
        <w:ind w:left="720" w:hanging="360"/>
      </w:pPr>
      <w:rPr>
        <w:rFonts w:ascii="Symbol" w:eastAsia="Times New Roman" w:hAnsi="Symbol" w:cs="Times New Roman" w:hint="default"/>
      </w:rPr>
    </w:lvl>
    <w:lvl w:ilvl="1" w:tplc="041D0003" w:tentative="1">
      <w:start w:val="1"/>
      <w:numFmt w:val="bullet"/>
      <w:lvlText w:val="o"/>
      <w:lvlJc w:val="left"/>
      <w:pPr>
        <w:ind w:left="1440" w:hanging="360"/>
      </w:pPr>
      <w:rPr>
        <w:rFonts w:ascii="Courier New" w:hAnsi="Courier New" w:cs="Arial"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Arial"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Arial"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01460B3"/>
    <w:multiLevelType w:val="singleLevel"/>
    <w:tmpl w:val="14288E5E"/>
    <w:lvl w:ilvl="0">
      <w:numFmt w:val="bullet"/>
      <w:lvlText w:val="-"/>
      <w:lvlJc w:val="left"/>
      <w:pPr>
        <w:tabs>
          <w:tab w:val="num" w:pos="360"/>
        </w:tabs>
        <w:ind w:left="360" w:hanging="360"/>
      </w:pPr>
      <w:rPr>
        <w:rFonts w:hint="default"/>
      </w:rPr>
    </w:lvl>
  </w:abstractNum>
  <w:abstractNum w:abstractNumId="18">
    <w:nsid w:val="23A07578"/>
    <w:multiLevelType w:val="singleLevel"/>
    <w:tmpl w:val="041D0011"/>
    <w:lvl w:ilvl="0">
      <w:start w:val="1"/>
      <w:numFmt w:val="decimal"/>
      <w:lvlText w:val="%1)"/>
      <w:lvlJc w:val="left"/>
      <w:pPr>
        <w:tabs>
          <w:tab w:val="num" w:pos="360"/>
        </w:tabs>
        <w:ind w:left="360" w:hanging="360"/>
      </w:pPr>
      <w:rPr>
        <w:rFonts w:hint="default"/>
      </w:rPr>
    </w:lvl>
  </w:abstractNum>
  <w:abstractNum w:abstractNumId="19">
    <w:nsid w:val="26A77EED"/>
    <w:multiLevelType w:val="singleLevel"/>
    <w:tmpl w:val="21AE9A7E"/>
    <w:lvl w:ilvl="0">
      <w:numFmt w:val="bullet"/>
      <w:lvlText w:val="-"/>
      <w:lvlJc w:val="left"/>
      <w:pPr>
        <w:tabs>
          <w:tab w:val="num" w:pos="360"/>
        </w:tabs>
        <w:ind w:left="360" w:hanging="360"/>
      </w:pPr>
      <w:rPr>
        <w:rFonts w:hint="default"/>
      </w:rPr>
    </w:lvl>
  </w:abstractNum>
  <w:abstractNum w:abstractNumId="20">
    <w:nsid w:val="27757732"/>
    <w:multiLevelType w:val="singleLevel"/>
    <w:tmpl w:val="FB36DC40"/>
    <w:lvl w:ilvl="0">
      <w:numFmt w:val="bullet"/>
      <w:lvlText w:val="-"/>
      <w:lvlJc w:val="left"/>
      <w:pPr>
        <w:tabs>
          <w:tab w:val="num" w:pos="450"/>
        </w:tabs>
        <w:ind w:left="450" w:hanging="360"/>
      </w:pPr>
      <w:rPr>
        <w:rFonts w:hint="default"/>
      </w:rPr>
    </w:lvl>
  </w:abstractNum>
  <w:abstractNum w:abstractNumId="21">
    <w:nsid w:val="29F37934"/>
    <w:multiLevelType w:val="singleLevel"/>
    <w:tmpl w:val="2CB69CA0"/>
    <w:lvl w:ilvl="0">
      <w:start w:val="165"/>
      <w:numFmt w:val="bullet"/>
      <w:lvlText w:val="-"/>
      <w:lvlJc w:val="left"/>
      <w:pPr>
        <w:tabs>
          <w:tab w:val="num" w:pos="360"/>
        </w:tabs>
        <w:ind w:left="360" w:hanging="360"/>
      </w:pPr>
      <w:rPr>
        <w:rFonts w:hint="default"/>
      </w:rPr>
    </w:lvl>
  </w:abstractNum>
  <w:abstractNum w:abstractNumId="22">
    <w:nsid w:val="2C8F2DAC"/>
    <w:multiLevelType w:val="hybridMultilevel"/>
    <w:tmpl w:val="5B6C944E"/>
    <w:lvl w:ilvl="0" w:tplc="FBEC250A">
      <w:numFmt w:val="bullet"/>
      <w:lvlText w:val="–"/>
      <w:lvlJc w:val="left"/>
      <w:pPr>
        <w:tabs>
          <w:tab w:val="num" w:pos="720"/>
        </w:tabs>
        <w:ind w:left="720" w:hanging="360"/>
      </w:pPr>
      <w:rPr>
        <w:rFonts w:ascii="Times New Roman" w:eastAsia="Times New Roman" w:hAnsi="Times New Roman" w:cs="Times New Roman" w:hint="default"/>
      </w:rPr>
    </w:lvl>
    <w:lvl w:ilvl="1" w:tplc="041D0003" w:tentative="1">
      <w:start w:val="1"/>
      <w:numFmt w:val="bullet"/>
      <w:lvlText w:val="o"/>
      <w:lvlJc w:val="left"/>
      <w:pPr>
        <w:tabs>
          <w:tab w:val="num" w:pos="1440"/>
        </w:tabs>
        <w:ind w:left="1440" w:hanging="360"/>
      </w:pPr>
      <w:rPr>
        <w:rFonts w:ascii="Courier New" w:hAnsi="Courier New" w:cs="Arial"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Arial"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Arial"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23">
    <w:nsid w:val="2DAC4889"/>
    <w:multiLevelType w:val="hybridMultilevel"/>
    <w:tmpl w:val="47DC250C"/>
    <w:lvl w:ilvl="0" w:tplc="041D0001">
      <w:numFmt w:val="bullet"/>
      <w:lvlText w:val=""/>
      <w:lvlJc w:val="left"/>
      <w:pPr>
        <w:ind w:left="720" w:hanging="360"/>
      </w:pPr>
      <w:rPr>
        <w:rFonts w:ascii="Symbol" w:eastAsia="Times New Roman" w:hAnsi="Symbol" w:cs="Times New Roman" w:hint="default"/>
      </w:rPr>
    </w:lvl>
    <w:lvl w:ilvl="1" w:tplc="041D0003" w:tentative="1">
      <w:start w:val="1"/>
      <w:numFmt w:val="bullet"/>
      <w:lvlText w:val="o"/>
      <w:lvlJc w:val="left"/>
      <w:pPr>
        <w:ind w:left="1440" w:hanging="360"/>
      </w:pPr>
      <w:rPr>
        <w:rFonts w:ascii="Courier New" w:hAnsi="Courier New" w:cs="Arial"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Arial"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Arial"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32192021"/>
    <w:multiLevelType w:val="singleLevel"/>
    <w:tmpl w:val="7D5A5440"/>
    <w:lvl w:ilvl="0">
      <w:numFmt w:val="bullet"/>
      <w:lvlText w:val="-"/>
      <w:lvlJc w:val="left"/>
      <w:pPr>
        <w:tabs>
          <w:tab w:val="num" w:pos="360"/>
        </w:tabs>
        <w:ind w:left="360" w:hanging="360"/>
      </w:pPr>
      <w:rPr>
        <w:rFonts w:hint="default"/>
      </w:rPr>
    </w:lvl>
  </w:abstractNum>
  <w:abstractNum w:abstractNumId="25">
    <w:nsid w:val="322C02D7"/>
    <w:multiLevelType w:val="singleLevel"/>
    <w:tmpl w:val="4C5A8C82"/>
    <w:lvl w:ilvl="0">
      <w:numFmt w:val="bullet"/>
      <w:lvlText w:val="-"/>
      <w:lvlJc w:val="left"/>
      <w:pPr>
        <w:tabs>
          <w:tab w:val="num" w:pos="450"/>
        </w:tabs>
        <w:ind w:left="450" w:hanging="360"/>
      </w:pPr>
      <w:rPr>
        <w:rFonts w:hint="default"/>
      </w:rPr>
    </w:lvl>
  </w:abstractNum>
  <w:abstractNum w:abstractNumId="26">
    <w:nsid w:val="34D05DFE"/>
    <w:multiLevelType w:val="hybridMultilevel"/>
    <w:tmpl w:val="3DE4E23A"/>
    <w:lvl w:ilvl="0" w:tplc="EC947976">
      <w:numFmt w:val="bullet"/>
      <w:lvlText w:val="–"/>
      <w:lvlJc w:val="left"/>
      <w:pPr>
        <w:tabs>
          <w:tab w:val="num" w:pos="720"/>
        </w:tabs>
        <w:ind w:left="720" w:hanging="360"/>
      </w:pPr>
      <w:rPr>
        <w:rFonts w:ascii="Times New Roman" w:eastAsia="Times New Roman" w:hAnsi="Times New Roman" w:cs="Times New Roman" w:hint="default"/>
      </w:rPr>
    </w:lvl>
    <w:lvl w:ilvl="1" w:tplc="041D0003" w:tentative="1">
      <w:start w:val="1"/>
      <w:numFmt w:val="bullet"/>
      <w:lvlText w:val="o"/>
      <w:lvlJc w:val="left"/>
      <w:pPr>
        <w:tabs>
          <w:tab w:val="num" w:pos="1440"/>
        </w:tabs>
        <w:ind w:left="1440" w:hanging="360"/>
      </w:pPr>
      <w:rPr>
        <w:rFonts w:ascii="Courier New" w:hAnsi="Courier New" w:cs="Arial"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Arial"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Arial"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27">
    <w:nsid w:val="36924838"/>
    <w:multiLevelType w:val="singleLevel"/>
    <w:tmpl w:val="041D0001"/>
    <w:lvl w:ilvl="0">
      <w:numFmt w:val="bullet"/>
      <w:lvlText w:val=""/>
      <w:lvlJc w:val="left"/>
      <w:pPr>
        <w:tabs>
          <w:tab w:val="num" w:pos="360"/>
        </w:tabs>
        <w:ind w:left="360" w:hanging="360"/>
      </w:pPr>
      <w:rPr>
        <w:rFonts w:ascii="Symbol" w:hAnsi="Symbol" w:hint="default"/>
      </w:rPr>
    </w:lvl>
  </w:abstractNum>
  <w:abstractNum w:abstractNumId="28">
    <w:nsid w:val="36DF3E5D"/>
    <w:multiLevelType w:val="hybridMultilevel"/>
    <w:tmpl w:val="3E2C9CEA"/>
    <w:lvl w:ilvl="0" w:tplc="6158FDD4">
      <w:numFmt w:val="bullet"/>
      <w:lvlText w:val="–"/>
      <w:lvlJc w:val="left"/>
      <w:pPr>
        <w:tabs>
          <w:tab w:val="num" w:pos="720"/>
        </w:tabs>
        <w:ind w:left="720" w:hanging="360"/>
      </w:pPr>
      <w:rPr>
        <w:rFonts w:ascii="Times New Roman" w:eastAsia="Times New Roman" w:hAnsi="Times New Roman" w:cs="Times New Roman" w:hint="default"/>
      </w:rPr>
    </w:lvl>
    <w:lvl w:ilvl="1" w:tplc="041D0003" w:tentative="1">
      <w:start w:val="1"/>
      <w:numFmt w:val="bullet"/>
      <w:lvlText w:val="o"/>
      <w:lvlJc w:val="left"/>
      <w:pPr>
        <w:tabs>
          <w:tab w:val="num" w:pos="1440"/>
        </w:tabs>
        <w:ind w:left="1440" w:hanging="360"/>
      </w:pPr>
      <w:rPr>
        <w:rFonts w:ascii="Courier New" w:hAnsi="Courier New" w:cs="Arial"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Arial"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Arial"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29">
    <w:nsid w:val="3C1E1B66"/>
    <w:multiLevelType w:val="singleLevel"/>
    <w:tmpl w:val="AB14BF5C"/>
    <w:lvl w:ilvl="0">
      <w:numFmt w:val="bullet"/>
      <w:lvlText w:val="-"/>
      <w:lvlJc w:val="left"/>
      <w:pPr>
        <w:tabs>
          <w:tab w:val="num" w:pos="360"/>
        </w:tabs>
        <w:ind w:left="360" w:hanging="360"/>
      </w:pPr>
      <w:rPr>
        <w:rFonts w:hint="default"/>
      </w:rPr>
    </w:lvl>
  </w:abstractNum>
  <w:abstractNum w:abstractNumId="30">
    <w:nsid w:val="402C172F"/>
    <w:multiLevelType w:val="hybridMultilevel"/>
    <w:tmpl w:val="F50A01DC"/>
    <w:lvl w:ilvl="0" w:tplc="041D0001">
      <w:numFmt w:val="bullet"/>
      <w:lvlText w:val=""/>
      <w:lvlJc w:val="left"/>
      <w:pPr>
        <w:ind w:left="720" w:hanging="360"/>
      </w:pPr>
      <w:rPr>
        <w:rFonts w:ascii="Symbol" w:eastAsia="Times New Roman" w:hAnsi="Symbol" w:cs="Times New Roman" w:hint="default"/>
      </w:rPr>
    </w:lvl>
    <w:lvl w:ilvl="1" w:tplc="041D0003" w:tentative="1">
      <w:start w:val="1"/>
      <w:numFmt w:val="bullet"/>
      <w:lvlText w:val="o"/>
      <w:lvlJc w:val="left"/>
      <w:pPr>
        <w:ind w:left="1440" w:hanging="360"/>
      </w:pPr>
      <w:rPr>
        <w:rFonts w:ascii="Courier New" w:hAnsi="Courier New" w:cs="Arial"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Arial"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Arial"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4EE4492F"/>
    <w:multiLevelType w:val="singleLevel"/>
    <w:tmpl w:val="9E9E9E5A"/>
    <w:lvl w:ilvl="0">
      <w:numFmt w:val="bullet"/>
      <w:lvlText w:val="-"/>
      <w:lvlJc w:val="left"/>
      <w:pPr>
        <w:tabs>
          <w:tab w:val="num" w:pos="360"/>
        </w:tabs>
        <w:ind w:left="360" w:hanging="360"/>
      </w:pPr>
      <w:rPr>
        <w:rFonts w:hint="default"/>
      </w:rPr>
    </w:lvl>
  </w:abstractNum>
  <w:abstractNum w:abstractNumId="32">
    <w:nsid w:val="586904E0"/>
    <w:multiLevelType w:val="hybridMultilevel"/>
    <w:tmpl w:val="ACE08FAA"/>
    <w:lvl w:ilvl="0" w:tplc="CB923092">
      <w:numFmt w:val="bullet"/>
      <w:lvlText w:val="–"/>
      <w:lvlJc w:val="left"/>
      <w:pPr>
        <w:tabs>
          <w:tab w:val="num" w:pos="720"/>
        </w:tabs>
        <w:ind w:left="720" w:hanging="360"/>
      </w:pPr>
      <w:rPr>
        <w:rFonts w:ascii="Times New Roman" w:eastAsia="Times New Roman" w:hAnsi="Times New Roman" w:cs="Times New Roman" w:hint="default"/>
      </w:rPr>
    </w:lvl>
    <w:lvl w:ilvl="1" w:tplc="041D0003" w:tentative="1">
      <w:start w:val="1"/>
      <w:numFmt w:val="bullet"/>
      <w:lvlText w:val="o"/>
      <w:lvlJc w:val="left"/>
      <w:pPr>
        <w:tabs>
          <w:tab w:val="num" w:pos="1440"/>
        </w:tabs>
        <w:ind w:left="1440" w:hanging="360"/>
      </w:pPr>
      <w:rPr>
        <w:rFonts w:ascii="Courier New" w:hAnsi="Courier New" w:cs="Arial"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Arial"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Arial"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33">
    <w:nsid w:val="58947C03"/>
    <w:multiLevelType w:val="hybridMultilevel"/>
    <w:tmpl w:val="CD20D9CE"/>
    <w:lvl w:ilvl="0" w:tplc="041D0001">
      <w:numFmt w:val="bullet"/>
      <w:lvlText w:val=""/>
      <w:lvlJc w:val="left"/>
      <w:pPr>
        <w:ind w:left="720" w:hanging="360"/>
      </w:pPr>
      <w:rPr>
        <w:rFonts w:ascii="Symbol" w:eastAsia="Times New Roman" w:hAnsi="Symbol" w:cs="Times New Roman" w:hint="default"/>
      </w:rPr>
    </w:lvl>
    <w:lvl w:ilvl="1" w:tplc="041D0003" w:tentative="1">
      <w:start w:val="1"/>
      <w:numFmt w:val="bullet"/>
      <w:lvlText w:val="o"/>
      <w:lvlJc w:val="left"/>
      <w:pPr>
        <w:ind w:left="1440" w:hanging="360"/>
      </w:pPr>
      <w:rPr>
        <w:rFonts w:ascii="Courier New" w:hAnsi="Courier New" w:cs="Arial"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Arial"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Arial"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5D0A23ED"/>
    <w:multiLevelType w:val="hybridMultilevel"/>
    <w:tmpl w:val="E452A9CA"/>
    <w:lvl w:ilvl="0" w:tplc="A1ACBB36">
      <w:numFmt w:val="bullet"/>
      <w:lvlText w:val="-"/>
      <w:lvlJc w:val="left"/>
      <w:pPr>
        <w:tabs>
          <w:tab w:val="num" w:pos="450"/>
        </w:tabs>
        <w:ind w:left="450" w:hanging="360"/>
      </w:pPr>
      <w:rPr>
        <w:rFonts w:ascii="Times New Roman" w:eastAsia="Times New Roman" w:hAnsi="Times New Roman" w:cs="Times New Roman" w:hint="default"/>
      </w:rPr>
    </w:lvl>
    <w:lvl w:ilvl="1" w:tplc="89DE8DBE" w:tentative="1">
      <w:start w:val="1"/>
      <w:numFmt w:val="bullet"/>
      <w:lvlText w:val="o"/>
      <w:lvlJc w:val="left"/>
      <w:pPr>
        <w:tabs>
          <w:tab w:val="num" w:pos="1170"/>
        </w:tabs>
        <w:ind w:left="1170" w:hanging="360"/>
      </w:pPr>
      <w:rPr>
        <w:rFonts w:ascii="Courier New" w:hAnsi="Courier New" w:hint="default"/>
      </w:rPr>
    </w:lvl>
    <w:lvl w:ilvl="2" w:tplc="23EEDD14" w:tentative="1">
      <w:start w:val="1"/>
      <w:numFmt w:val="bullet"/>
      <w:lvlText w:val=""/>
      <w:lvlJc w:val="left"/>
      <w:pPr>
        <w:tabs>
          <w:tab w:val="num" w:pos="1890"/>
        </w:tabs>
        <w:ind w:left="1890" w:hanging="360"/>
      </w:pPr>
      <w:rPr>
        <w:rFonts w:ascii="Wingdings" w:hAnsi="Wingdings" w:hint="default"/>
      </w:rPr>
    </w:lvl>
    <w:lvl w:ilvl="3" w:tplc="EC0E6A3C" w:tentative="1">
      <w:start w:val="1"/>
      <w:numFmt w:val="bullet"/>
      <w:lvlText w:val=""/>
      <w:lvlJc w:val="left"/>
      <w:pPr>
        <w:tabs>
          <w:tab w:val="num" w:pos="2610"/>
        </w:tabs>
        <w:ind w:left="2610" w:hanging="360"/>
      </w:pPr>
      <w:rPr>
        <w:rFonts w:ascii="Symbol" w:hAnsi="Symbol" w:hint="default"/>
      </w:rPr>
    </w:lvl>
    <w:lvl w:ilvl="4" w:tplc="0C3CD9B0" w:tentative="1">
      <w:start w:val="1"/>
      <w:numFmt w:val="bullet"/>
      <w:lvlText w:val="o"/>
      <w:lvlJc w:val="left"/>
      <w:pPr>
        <w:tabs>
          <w:tab w:val="num" w:pos="3330"/>
        </w:tabs>
        <w:ind w:left="3330" w:hanging="360"/>
      </w:pPr>
      <w:rPr>
        <w:rFonts w:ascii="Courier New" w:hAnsi="Courier New" w:hint="default"/>
      </w:rPr>
    </w:lvl>
    <w:lvl w:ilvl="5" w:tplc="C94AB8EC" w:tentative="1">
      <w:start w:val="1"/>
      <w:numFmt w:val="bullet"/>
      <w:lvlText w:val=""/>
      <w:lvlJc w:val="left"/>
      <w:pPr>
        <w:tabs>
          <w:tab w:val="num" w:pos="4050"/>
        </w:tabs>
        <w:ind w:left="4050" w:hanging="360"/>
      </w:pPr>
      <w:rPr>
        <w:rFonts w:ascii="Wingdings" w:hAnsi="Wingdings" w:hint="default"/>
      </w:rPr>
    </w:lvl>
    <w:lvl w:ilvl="6" w:tplc="B01C9A74" w:tentative="1">
      <w:start w:val="1"/>
      <w:numFmt w:val="bullet"/>
      <w:lvlText w:val=""/>
      <w:lvlJc w:val="left"/>
      <w:pPr>
        <w:tabs>
          <w:tab w:val="num" w:pos="4770"/>
        </w:tabs>
        <w:ind w:left="4770" w:hanging="360"/>
      </w:pPr>
      <w:rPr>
        <w:rFonts w:ascii="Symbol" w:hAnsi="Symbol" w:hint="default"/>
      </w:rPr>
    </w:lvl>
    <w:lvl w:ilvl="7" w:tplc="C5C4A262" w:tentative="1">
      <w:start w:val="1"/>
      <w:numFmt w:val="bullet"/>
      <w:lvlText w:val="o"/>
      <w:lvlJc w:val="left"/>
      <w:pPr>
        <w:tabs>
          <w:tab w:val="num" w:pos="5490"/>
        </w:tabs>
        <w:ind w:left="5490" w:hanging="360"/>
      </w:pPr>
      <w:rPr>
        <w:rFonts w:ascii="Courier New" w:hAnsi="Courier New" w:hint="default"/>
      </w:rPr>
    </w:lvl>
    <w:lvl w:ilvl="8" w:tplc="265E6A78" w:tentative="1">
      <w:start w:val="1"/>
      <w:numFmt w:val="bullet"/>
      <w:lvlText w:val=""/>
      <w:lvlJc w:val="left"/>
      <w:pPr>
        <w:tabs>
          <w:tab w:val="num" w:pos="6210"/>
        </w:tabs>
        <w:ind w:left="6210" w:hanging="360"/>
      </w:pPr>
      <w:rPr>
        <w:rFonts w:ascii="Wingdings" w:hAnsi="Wingdings" w:hint="default"/>
      </w:rPr>
    </w:lvl>
  </w:abstractNum>
  <w:abstractNum w:abstractNumId="35">
    <w:nsid w:val="5F231977"/>
    <w:multiLevelType w:val="hybridMultilevel"/>
    <w:tmpl w:val="A9688810"/>
    <w:lvl w:ilvl="0" w:tplc="DF50A022">
      <w:numFmt w:val="bullet"/>
      <w:lvlText w:val="-"/>
      <w:lvlJc w:val="left"/>
      <w:pPr>
        <w:tabs>
          <w:tab w:val="num" w:pos="720"/>
        </w:tabs>
        <w:ind w:left="720" w:hanging="360"/>
      </w:pPr>
      <w:rPr>
        <w:rFonts w:ascii="Times New Roman" w:eastAsia="Times New Roman" w:hAnsi="Times New Roman" w:cs="Times New Roman" w:hint="default"/>
      </w:rPr>
    </w:lvl>
    <w:lvl w:ilvl="1" w:tplc="041D0003" w:tentative="1">
      <w:start w:val="1"/>
      <w:numFmt w:val="bullet"/>
      <w:lvlText w:val="o"/>
      <w:lvlJc w:val="left"/>
      <w:pPr>
        <w:tabs>
          <w:tab w:val="num" w:pos="1440"/>
        </w:tabs>
        <w:ind w:left="1440" w:hanging="360"/>
      </w:pPr>
      <w:rPr>
        <w:rFonts w:ascii="Courier New" w:hAnsi="Courier New" w:cs="Arial"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Arial"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Arial"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36">
    <w:nsid w:val="5F447513"/>
    <w:multiLevelType w:val="singleLevel"/>
    <w:tmpl w:val="483A3D5A"/>
    <w:lvl w:ilvl="0">
      <w:numFmt w:val="bullet"/>
      <w:lvlText w:val="-"/>
      <w:lvlJc w:val="left"/>
      <w:pPr>
        <w:tabs>
          <w:tab w:val="num" w:pos="360"/>
        </w:tabs>
        <w:ind w:left="360" w:hanging="360"/>
      </w:pPr>
      <w:rPr>
        <w:rFonts w:hint="default"/>
      </w:rPr>
    </w:lvl>
  </w:abstractNum>
  <w:abstractNum w:abstractNumId="37">
    <w:nsid w:val="5FA32A18"/>
    <w:multiLevelType w:val="singleLevel"/>
    <w:tmpl w:val="041D0001"/>
    <w:lvl w:ilvl="0">
      <w:numFmt w:val="bullet"/>
      <w:lvlText w:val=""/>
      <w:lvlJc w:val="left"/>
      <w:pPr>
        <w:tabs>
          <w:tab w:val="num" w:pos="360"/>
        </w:tabs>
        <w:ind w:left="360" w:hanging="360"/>
      </w:pPr>
      <w:rPr>
        <w:rFonts w:ascii="Symbol" w:hAnsi="Symbol" w:hint="default"/>
      </w:rPr>
    </w:lvl>
  </w:abstractNum>
  <w:abstractNum w:abstractNumId="38">
    <w:nsid w:val="5FCE38FF"/>
    <w:multiLevelType w:val="hybridMultilevel"/>
    <w:tmpl w:val="65B43BB4"/>
    <w:lvl w:ilvl="0" w:tplc="F056C00C">
      <w:start w:val="134"/>
      <w:numFmt w:val="bullet"/>
      <w:lvlText w:val="-"/>
      <w:lvlJc w:val="left"/>
      <w:pPr>
        <w:tabs>
          <w:tab w:val="num" w:pos="450"/>
        </w:tabs>
        <w:ind w:left="450" w:hanging="360"/>
      </w:pPr>
      <w:rPr>
        <w:rFonts w:ascii="Times New Roman" w:eastAsia="Times New Roman" w:hAnsi="Times New Roman" w:cs="Times New Roman" w:hint="default"/>
      </w:rPr>
    </w:lvl>
    <w:lvl w:ilvl="1" w:tplc="3D683424" w:tentative="1">
      <w:start w:val="1"/>
      <w:numFmt w:val="bullet"/>
      <w:lvlText w:val="o"/>
      <w:lvlJc w:val="left"/>
      <w:pPr>
        <w:tabs>
          <w:tab w:val="num" w:pos="1170"/>
        </w:tabs>
        <w:ind w:left="1170" w:hanging="360"/>
      </w:pPr>
      <w:rPr>
        <w:rFonts w:ascii="Courier New" w:hAnsi="Courier New" w:hint="default"/>
      </w:rPr>
    </w:lvl>
    <w:lvl w:ilvl="2" w:tplc="A1D04448" w:tentative="1">
      <w:start w:val="1"/>
      <w:numFmt w:val="bullet"/>
      <w:lvlText w:val=""/>
      <w:lvlJc w:val="left"/>
      <w:pPr>
        <w:tabs>
          <w:tab w:val="num" w:pos="1890"/>
        </w:tabs>
        <w:ind w:left="1890" w:hanging="360"/>
      </w:pPr>
      <w:rPr>
        <w:rFonts w:ascii="Wingdings" w:hAnsi="Wingdings" w:hint="default"/>
      </w:rPr>
    </w:lvl>
    <w:lvl w:ilvl="3" w:tplc="002E41DA" w:tentative="1">
      <w:start w:val="1"/>
      <w:numFmt w:val="bullet"/>
      <w:lvlText w:val=""/>
      <w:lvlJc w:val="left"/>
      <w:pPr>
        <w:tabs>
          <w:tab w:val="num" w:pos="2610"/>
        </w:tabs>
        <w:ind w:left="2610" w:hanging="360"/>
      </w:pPr>
      <w:rPr>
        <w:rFonts w:ascii="Symbol" w:hAnsi="Symbol" w:hint="default"/>
      </w:rPr>
    </w:lvl>
    <w:lvl w:ilvl="4" w:tplc="92680E6A" w:tentative="1">
      <w:start w:val="1"/>
      <w:numFmt w:val="bullet"/>
      <w:lvlText w:val="o"/>
      <w:lvlJc w:val="left"/>
      <w:pPr>
        <w:tabs>
          <w:tab w:val="num" w:pos="3330"/>
        </w:tabs>
        <w:ind w:left="3330" w:hanging="360"/>
      </w:pPr>
      <w:rPr>
        <w:rFonts w:ascii="Courier New" w:hAnsi="Courier New" w:hint="default"/>
      </w:rPr>
    </w:lvl>
    <w:lvl w:ilvl="5" w:tplc="3C9C7F36" w:tentative="1">
      <w:start w:val="1"/>
      <w:numFmt w:val="bullet"/>
      <w:lvlText w:val=""/>
      <w:lvlJc w:val="left"/>
      <w:pPr>
        <w:tabs>
          <w:tab w:val="num" w:pos="4050"/>
        </w:tabs>
        <w:ind w:left="4050" w:hanging="360"/>
      </w:pPr>
      <w:rPr>
        <w:rFonts w:ascii="Wingdings" w:hAnsi="Wingdings" w:hint="default"/>
      </w:rPr>
    </w:lvl>
    <w:lvl w:ilvl="6" w:tplc="E2FA3D6A" w:tentative="1">
      <w:start w:val="1"/>
      <w:numFmt w:val="bullet"/>
      <w:lvlText w:val=""/>
      <w:lvlJc w:val="left"/>
      <w:pPr>
        <w:tabs>
          <w:tab w:val="num" w:pos="4770"/>
        </w:tabs>
        <w:ind w:left="4770" w:hanging="360"/>
      </w:pPr>
      <w:rPr>
        <w:rFonts w:ascii="Symbol" w:hAnsi="Symbol" w:hint="default"/>
      </w:rPr>
    </w:lvl>
    <w:lvl w:ilvl="7" w:tplc="692E608C" w:tentative="1">
      <w:start w:val="1"/>
      <w:numFmt w:val="bullet"/>
      <w:lvlText w:val="o"/>
      <w:lvlJc w:val="left"/>
      <w:pPr>
        <w:tabs>
          <w:tab w:val="num" w:pos="5490"/>
        </w:tabs>
        <w:ind w:left="5490" w:hanging="360"/>
      </w:pPr>
      <w:rPr>
        <w:rFonts w:ascii="Courier New" w:hAnsi="Courier New" w:hint="default"/>
      </w:rPr>
    </w:lvl>
    <w:lvl w:ilvl="8" w:tplc="47701D8E" w:tentative="1">
      <w:start w:val="1"/>
      <w:numFmt w:val="bullet"/>
      <w:lvlText w:val=""/>
      <w:lvlJc w:val="left"/>
      <w:pPr>
        <w:tabs>
          <w:tab w:val="num" w:pos="6210"/>
        </w:tabs>
        <w:ind w:left="6210" w:hanging="360"/>
      </w:pPr>
      <w:rPr>
        <w:rFonts w:ascii="Wingdings" w:hAnsi="Wingdings" w:hint="default"/>
      </w:rPr>
    </w:lvl>
  </w:abstractNum>
  <w:abstractNum w:abstractNumId="39">
    <w:nsid w:val="629D59EB"/>
    <w:multiLevelType w:val="singleLevel"/>
    <w:tmpl w:val="AD88CB24"/>
    <w:lvl w:ilvl="0">
      <w:numFmt w:val="bullet"/>
      <w:lvlText w:val="-"/>
      <w:lvlJc w:val="left"/>
      <w:pPr>
        <w:tabs>
          <w:tab w:val="num" w:pos="450"/>
        </w:tabs>
        <w:ind w:left="450" w:hanging="360"/>
      </w:pPr>
      <w:rPr>
        <w:rFonts w:hint="default"/>
      </w:rPr>
    </w:lvl>
  </w:abstractNum>
  <w:abstractNum w:abstractNumId="40">
    <w:nsid w:val="68874B0D"/>
    <w:multiLevelType w:val="hybridMultilevel"/>
    <w:tmpl w:val="9B34B006"/>
    <w:lvl w:ilvl="0" w:tplc="3500C884">
      <w:numFmt w:val="bullet"/>
      <w:lvlText w:val="-"/>
      <w:lvlJc w:val="left"/>
      <w:pPr>
        <w:tabs>
          <w:tab w:val="num" w:pos="720"/>
        </w:tabs>
        <w:ind w:left="720" w:hanging="360"/>
      </w:pPr>
      <w:rPr>
        <w:rFonts w:ascii="Times New Roman" w:eastAsia="Times New Roman" w:hAnsi="Times New Roman" w:cs="Times New Roman" w:hint="default"/>
      </w:rPr>
    </w:lvl>
    <w:lvl w:ilvl="1" w:tplc="F8D491F8" w:tentative="1">
      <w:start w:val="1"/>
      <w:numFmt w:val="bullet"/>
      <w:lvlText w:val="o"/>
      <w:lvlJc w:val="left"/>
      <w:pPr>
        <w:tabs>
          <w:tab w:val="num" w:pos="1440"/>
        </w:tabs>
        <w:ind w:left="1440" w:hanging="360"/>
      </w:pPr>
      <w:rPr>
        <w:rFonts w:ascii="Courier New" w:hAnsi="Courier New" w:hint="default"/>
      </w:rPr>
    </w:lvl>
    <w:lvl w:ilvl="2" w:tplc="57224694" w:tentative="1">
      <w:start w:val="1"/>
      <w:numFmt w:val="bullet"/>
      <w:lvlText w:val=""/>
      <w:lvlJc w:val="left"/>
      <w:pPr>
        <w:tabs>
          <w:tab w:val="num" w:pos="2160"/>
        </w:tabs>
        <w:ind w:left="2160" w:hanging="360"/>
      </w:pPr>
      <w:rPr>
        <w:rFonts w:ascii="Wingdings" w:hAnsi="Wingdings" w:hint="default"/>
      </w:rPr>
    </w:lvl>
    <w:lvl w:ilvl="3" w:tplc="F440D8EC" w:tentative="1">
      <w:start w:val="1"/>
      <w:numFmt w:val="bullet"/>
      <w:lvlText w:val=""/>
      <w:lvlJc w:val="left"/>
      <w:pPr>
        <w:tabs>
          <w:tab w:val="num" w:pos="2880"/>
        </w:tabs>
        <w:ind w:left="2880" w:hanging="360"/>
      </w:pPr>
      <w:rPr>
        <w:rFonts w:ascii="Symbol" w:hAnsi="Symbol" w:hint="default"/>
      </w:rPr>
    </w:lvl>
    <w:lvl w:ilvl="4" w:tplc="8C868C46" w:tentative="1">
      <w:start w:val="1"/>
      <w:numFmt w:val="bullet"/>
      <w:lvlText w:val="o"/>
      <w:lvlJc w:val="left"/>
      <w:pPr>
        <w:tabs>
          <w:tab w:val="num" w:pos="3600"/>
        </w:tabs>
        <w:ind w:left="3600" w:hanging="360"/>
      </w:pPr>
      <w:rPr>
        <w:rFonts w:ascii="Courier New" w:hAnsi="Courier New" w:hint="default"/>
      </w:rPr>
    </w:lvl>
    <w:lvl w:ilvl="5" w:tplc="DB1A0B08" w:tentative="1">
      <w:start w:val="1"/>
      <w:numFmt w:val="bullet"/>
      <w:lvlText w:val=""/>
      <w:lvlJc w:val="left"/>
      <w:pPr>
        <w:tabs>
          <w:tab w:val="num" w:pos="4320"/>
        </w:tabs>
        <w:ind w:left="4320" w:hanging="360"/>
      </w:pPr>
      <w:rPr>
        <w:rFonts w:ascii="Wingdings" w:hAnsi="Wingdings" w:hint="default"/>
      </w:rPr>
    </w:lvl>
    <w:lvl w:ilvl="6" w:tplc="7C506E48" w:tentative="1">
      <w:start w:val="1"/>
      <w:numFmt w:val="bullet"/>
      <w:lvlText w:val=""/>
      <w:lvlJc w:val="left"/>
      <w:pPr>
        <w:tabs>
          <w:tab w:val="num" w:pos="5040"/>
        </w:tabs>
        <w:ind w:left="5040" w:hanging="360"/>
      </w:pPr>
      <w:rPr>
        <w:rFonts w:ascii="Symbol" w:hAnsi="Symbol" w:hint="default"/>
      </w:rPr>
    </w:lvl>
    <w:lvl w:ilvl="7" w:tplc="2B467E10" w:tentative="1">
      <w:start w:val="1"/>
      <w:numFmt w:val="bullet"/>
      <w:lvlText w:val="o"/>
      <w:lvlJc w:val="left"/>
      <w:pPr>
        <w:tabs>
          <w:tab w:val="num" w:pos="5760"/>
        </w:tabs>
        <w:ind w:left="5760" w:hanging="360"/>
      </w:pPr>
      <w:rPr>
        <w:rFonts w:ascii="Courier New" w:hAnsi="Courier New" w:hint="default"/>
      </w:rPr>
    </w:lvl>
    <w:lvl w:ilvl="8" w:tplc="9DB256F2" w:tentative="1">
      <w:start w:val="1"/>
      <w:numFmt w:val="bullet"/>
      <w:lvlText w:val=""/>
      <w:lvlJc w:val="left"/>
      <w:pPr>
        <w:tabs>
          <w:tab w:val="num" w:pos="6480"/>
        </w:tabs>
        <w:ind w:left="6480" w:hanging="360"/>
      </w:pPr>
      <w:rPr>
        <w:rFonts w:ascii="Wingdings" w:hAnsi="Wingdings" w:hint="default"/>
      </w:rPr>
    </w:lvl>
  </w:abstractNum>
  <w:abstractNum w:abstractNumId="41">
    <w:nsid w:val="69663430"/>
    <w:multiLevelType w:val="singleLevel"/>
    <w:tmpl w:val="C568A7C6"/>
    <w:lvl w:ilvl="0">
      <w:numFmt w:val="bullet"/>
      <w:lvlText w:val="-"/>
      <w:lvlJc w:val="left"/>
      <w:pPr>
        <w:tabs>
          <w:tab w:val="num" w:pos="360"/>
        </w:tabs>
        <w:ind w:left="360" w:hanging="360"/>
      </w:pPr>
      <w:rPr>
        <w:rFonts w:hint="default"/>
      </w:rPr>
    </w:lvl>
  </w:abstractNum>
  <w:abstractNum w:abstractNumId="42">
    <w:nsid w:val="6CB64A19"/>
    <w:multiLevelType w:val="hybridMultilevel"/>
    <w:tmpl w:val="4A9237F0"/>
    <w:lvl w:ilvl="0" w:tplc="65AAAE00">
      <w:numFmt w:val="bullet"/>
      <w:lvlText w:val="-"/>
      <w:lvlJc w:val="left"/>
      <w:pPr>
        <w:tabs>
          <w:tab w:val="num" w:pos="450"/>
        </w:tabs>
        <w:ind w:left="450" w:hanging="360"/>
      </w:pPr>
      <w:rPr>
        <w:rFonts w:ascii="Times New Roman" w:eastAsia="Times New Roman" w:hAnsi="Times New Roman" w:cs="Times New Roman" w:hint="default"/>
      </w:rPr>
    </w:lvl>
    <w:lvl w:ilvl="1" w:tplc="ECECC1EC" w:tentative="1">
      <w:start w:val="1"/>
      <w:numFmt w:val="bullet"/>
      <w:lvlText w:val="o"/>
      <w:lvlJc w:val="left"/>
      <w:pPr>
        <w:tabs>
          <w:tab w:val="num" w:pos="1170"/>
        </w:tabs>
        <w:ind w:left="1170" w:hanging="360"/>
      </w:pPr>
      <w:rPr>
        <w:rFonts w:ascii="Courier New" w:hAnsi="Courier New" w:hint="default"/>
      </w:rPr>
    </w:lvl>
    <w:lvl w:ilvl="2" w:tplc="FC5E34A4" w:tentative="1">
      <w:start w:val="1"/>
      <w:numFmt w:val="bullet"/>
      <w:lvlText w:val=""/>
      <w:lvlJc w:val="left"/>
      <w:pPr>
        <w:tabs>
          <w:tab w:val="num" w:pos="1890"/>
        </w:tabs>
        <w:ind w:left="1890" w:hanging="360"/>
      </w:pPr>
      <w:rPr>
        <w:rFonts w:ascii="Wingdings" w:hAnsi="Wingdings" w:hint="default"/>
      </w:rPr>
    </w:lvl>
    <w:lvl w:ilvl="3" w:tplc="02F8296E" w:tentative="1">
      <w:start w:val="1"/>
      <w:numFmt w:val="bullet"/>
      <w:lvlText w:val=""/>
      <w:lvlJc w:val="left"/>
      <w:pPr>
        <w:tabs>
          <w:tab w:val="num" w:pos="2610"/>
        </w:tabs>
        <w:ind w:left="2610" w:hanging="360"/>
      </w:pPr>
      <w:rPr>
        <w:rFonts w:ascii="Symbol" w:hAnsi="Symbol" w:hint="default"/>
      </w:rPr>
    </w:lvl>
    <w:lvl w:ilvl="4" w:tplc="D6AC2362" w:tentative="1">
      <w:start w:val="1"/>
      <w:numFmt w:val="bullet"/>
      <w:lvlText w:val="o"/>
      <w:lvlJc w:val="left"/>
      <w:pPr>
        <w:tabs>
          <w:tab w:val="num" w:pos="3330"/>
        </w:tabs>
        <w:ind w:left="3330" w:hanging="360"/>
      </w:pPr>
      <w:rPr>
        <w:rFonts w:ascii="Courier New" w:hAnsi="Courier New" w:hint="default"/>
      </w:rPr>
    </w:lvl>
    <w:lvl w:ilvl="5" w:tplc="AF9A59A4" w:tentative="1">
      <w:start w:val="1"/>
      <w:numFmt w:val="bullet"/>
      <w:lvlText w:val=""/>
      <w:lvlJc w:val="left"/>
      <w:pPr>
        <w:tabs>
          <w:tab w:val="num" w:pos="4050"/>
        </w:tabs>
        <w:ind w:left="4050" w:hanging="360"/>
      </w:pPr>
      <w:rPr>
        <w:rFonts w:ascii="Wingdings" w:hAnsi="Wingdings" w:hint="default"/>
      </w:rPr>
    </w:lvl>
    <w:lvl w:ilvl="6" w:tplc="61FC740E" w:tentative="1">
      <w:start w:val="1"/>
      <w:numFmt w:val="bullet"/>
      <w:lvlText w:val=""/>
      <w:lvlJc w:val="left"/>
      <w:pPr>
        <w:tabs>
          <w:tab w:val="num" w:pos="4770"/>
        </w:tabs>
        <w:ind w:left="4770" w:hanging="360"/>
      </w:pPr>
      <w:rPr>
        <w:rFonts w:ascii="Symbol" w:hAnsi="Symbol" w:hint="default"/>
      </w:rPr>
    </w:lvl>
    <w:lvl w:ilvl="7" w:tplc="AF283FBC" w:tentative="1">
      <w:start w:val="1"/>
      <w:numFmt w:val="bullet"/>
      <w:lvlText w:val="o"/>
      <w:lvlJc w:val="left"/>
      <w:pPr>
        <w:tabs>
          <w:tab w:val="num" w:pos="5490"/>
        </w:tabs>
        <w:ind w:left="5490" w:hanging="360"/>
      </w:pPr>
      <w:rPr>
        <w:rFonts w:ascii="Courier New" w:hAnsi="Courier New" w:hint="default"/>
      </w:rPr>
    </w:lvl>
    <w:lvl w:ilvl="8" w:tplc="8C0E5EC4" w:tentative="1">
      <w:start w:val="1"/>
      <w:numFmt w:val="bullet"/>
      <w:lvlText w:val=""/>
      <w:lvlJc w:val="left"/>
      <w:pPr>
        <w:tabs>
          <w:tab w:val="num" w:pos="6210"/>
        </w:tabs>
        <w:ind w:left="6210" w:hanging="360"/>
      </w:pPr>
      <w:rPr>
        <w:rFonts w:ascii="Wingdings" w:hAnsi="Wingdings" w:hint="default"/>
      </w:rPr>
    </w:lvl>
  </w:abstractNum>
  <w:abstractNum w:abstractNumId="43">
    <w:nsid w:val="72737210"/>
    <w:multiLevelType w:val="hybridMultilevel"/>
    <w:tmpl w:val="1EACF050"/>
    <w:lvl w:ilvl="0" w:tplc="B3E86726">
      <w:start w:val="134"/>
      <w:numFmt w:val="bullet"/>
      <w:lvlText w:val="-"/>
      <w:lvlJc w:val="left"/>
      <w:pPr>
        <w:tabs>
          <w:tab w:val="num" w:pos="450"/>
        </w:tabs>
        <w:ind w:left="450" w:hanging="360"/>
      </w:pPr>
      <w:rPr>
        <w:rFonts w:ascii="Times New Roman" w:eastAsia="Times New Roman" w:hAnsi="Times New Roman" w:cs="Times New Roman" w:hint="default"/>
      </w:rPr>
    </w:lvl>
    <w:lvl w:ilvl="1" w:tplc="93187754" w:tentative="1">
      <w:start w:val="1"/>
      <w:numFmt w:val="bullet"/>
      <w:lvlText w:val="o"/>
      <w:lvlJc w:val="left"/>
      <w:pPr>
        <w:tabs>
          <w:tab w:val="num" w:pos="1170"/>
        </w:tabs>
        <w:ind w:left="1170" w:hanging="360"/>
      </w:pPr>
      <w:rPr>
        <w:rFonts w:ascii="Courier New" w:hAnsi="Courier New" w:hint="default"/>
      </w:rPr>
    </w:lvl>
    <w:lvl w:ilvl="2" w:tplc="2CF4ED1A" w:tentative="1">
      <w:start w:val="1"/>
      <w:numFmt w:val="bullet"/>
      <w:lvlText w:val=""/>
      <w:lvlJc w:val="left"/>
      <w:pPr>
        <w:tabs>
          <w:tab w:val="num" w:pos="1890"/>
        </w:tabs>
        <w:ind w:left="1890" w:hanging="360"/>
      </w:pPr>
      <w:rPr>
        <w:rFonts w:ascii="Wingdings" w:hAnsi="Wingdings" w:hint="default"/>
      </w:rPr>
    </w:lvl>
    <w:lvl w:ilvl="3" w:tplc="81840414" w:tentative="1">
      <w:start w:val="1"/>
      <w:numFmt w:val="bullet"/>
      <w:lvlText w:val=""/>
      <w:lvlJc w:val="left"/>
      <w:pPr>
        <w:tabs>
          <w:tab w:val="num" w:pos="2610"/>
        </w:tabs>
        <w:ind w:left="2610" w:hanging="360"/>
      </w:pPr>
      <w:rPr>
        <w:rFonts w:ascii="Symbol" w:hAnsi="Symbol" w:hint="default"/>
      </w:rPr>
    </w:lvl>
    <w:lvl w:ilvl="4" w:tplc="E76E247C" w:tentative="1">
      <w:start w:val="1"/>
      <w:numFmt w:val="bullet"/>
      <w:lvlText w:val="o"/>
      <w:lvlJc w:val="left"/>
      <w:pPr>
        <w:tabs>
          <w:tab w:val="num" w:pos="3330"/>
        </w:tabs>
        <w:ind w:left="3330" w:hanging="360"/>
      </w:pPr>
      <w:rPr>
        <w:rFonts w:ascii="Courier New" w:hAnsi="Courier New" w:hint="default"/>
      </w:rPr>
    </w:lvl>
    <w:lvl w:ilvl="5" w:tplc="0FD6F0E4" w:tentative="1">
      <w:start w:val="1"/>
      <w:numFmt w:val="bullet"/>
      <w:lvlText w:val=""/>
      <w:lvlJc w:val="left"/>
      <w:pPr>
        <w:tabs>
          <w:tab w:val="num" w:pos="4050"/>
        </w:tabs>
        <w:ind w:left="4050" w:hanging="360"/>
      </w:pPr>
      <w:rPr>
        <w:rFonts w:ascii="Wingdings" w:hAnsi="Wingdings" w:hint="default"/>
      </w:rPr>
    </w:lvl>
    <w:lvl w:ilvl="6" w:tplc="16BC89FE" w:tentative="1">
      <w:start w:val="1"/>
      <w:numFmt w:val="bullet"/>
      <w:lvlText w:val=""/>
      <w:lvlJc w:val="left"/>
      <w:pPr>
        <w:tabs>
          <w:tab w:val="num" w:pos="4770"/>
        </w:tabs>
        <w:ind w:left="4770" w:hanging="360"/>
      </w:pPr>
      <w:rPr>
        <w:rFonts w:ascii="Symbol" w:hAnsi="Symbol" w:hint="default"/>
      </w:rPr>
    </w:lvl>
    <w:lvl w:ilvl="7" w:tplc="5C5C98EE" w:tentative="1">
      <w:start w:val="1"/>
      <w:numFmt w:val="bullet"/>
      <w:lvlText w:val="o"/>
      <w:lvlJc w:val="left"/>
      <w:pPr>
        <w:tabs>
          <w:tab w:val="num" w:pos="5490"/>
        </w:tabs>
        <w:ind w:left="5490" w:hanging="360"/>
      </w:pPr>
      <w:rPr>
        <w:rFonts w:ascii="Courier New" w:hAnsi="Courier New" w:hint="default"/>
      </w:rPr>
    </w:lvl>
    <w:lvl w:ilvl="8" w:tplc="8F623528" w:tentative="1">
      <w:start w:val="1"/>
      <w:numFmt w:val="bullet"/>
      <w:lvlText w:val=""/>
      <w:lvlJc w:val="left"/>
      <w:pPr>
        <w:tabs>
          <w:tab w:val="num" w:pos="6210"/>
        </w:tabs>
        <w:ind w:left="6210" w:hanging="360"/>
      </w:pPr>
      <w:rPr>
        <w:rFonts w:ascii="Wingdings" w:hAnsi="Wingdings" w:hint="default"/>
      </w:rPr>
    </w:lvl>
  </w:abstractNum>
  <w:abstractNum w:abstractNumId="44">
    <w:nsid w:val="7760798C"/>
    <w:multiLevelType w:val="hybridMultilevel"/>
    <w:tmpl w:val="B1EE978C"/>
    <w:lvl w:ilvl="0" w:tplc="ED64D5F4">
      <w:numFmt w:val="bullet"/>
      <w:lvlText w:val="–"/>
      <w:lvlJc w:val="left"/>
      <w:pPr>
        <w:tabs>
          <w:tab w:val="num" w:pos="720"/>
        </w:tabs>
        <w:ind w:left="720" w:hanging="360"/>
      </w:pPr>
      <w:rPr>
        <w:rFonts w:ascii="Times New Roman" w:eastAsia="Times New Roman" w:hAnsi="Times New Roman" w:cs="Times New Roman" w:hint="default"/>
      </w:rPr>
    </w:lvl>
    <w:lvl w:ilvl="1" w:tplc="041D0003" w:tentative="1">
      <w:start w:val="1"/>
      <w:numFmt w:val="bullet"/>
      <w:lvlText w:val="o"/>
      <w:lvlJc w:val="left"/>
      <w:pPr>
        <w:tabs>
          <w:tab w:val="num" w:pos="1440"/>
        </w:tabs>
        <w:ind w:left="1440" w:hanging="360"/>
      </w:pPr>
      <w:rPr>
        <w:rFonts w:ascii="Courier New" w:hAnsi="Courier New" w:cs="Arial"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Arial"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Arial"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45">
    <w:nsid w:val="7F966F19"/>
    <w:multiLevelType w:val="hybridMultilevel"/>
    <w:tmpl w:val="4D7A9B5A"/>
    <w:lvl w:ilvl="0" w:tplc="7260431E">
      <w:numFmt w:val="bullet"/>
      <w:lvlText w:val="–"/>
      <w:lvlJc w:val="left"/>
      <w:pPr>
        <w:tabs>
          <w:tab w:val="num" w:pos="720"/>
        </w:tabs>
        <w:ind w:left="720" w:hanging="360"/>
      </w:pPr>
      <w:rPr>
        <w:rFonts w:ascii="Times New Roman" w:eastAsia="Courier New" w:hAnsi="Times New Roman" w:cs="Times New Roman"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27"/>
  </w:num>
  <w:num w:numId="3">
    <w:abstractNumId w:val="37"/>
  </w:num>
  <w:num w:numId="4">
    <w:abstractNumId w:val="10"/>
  </w:num>
  <w:num w:numId="5">
    <w:abstractNumId w:val="12"/>
  </w:num>
  <w:num w:numId="6">
    <w:abstractNumId w:val="20"/>
  </w:num>
  <w:num w:numId="7">
    <w:abstractNumId w:val="4"/>
  </w:num>
  <w:num w:numId="8">
    <w:abstractNumId w:val="6"/>
  </w:num>
  <w:num w:numId="9">
    <w:abstractNumId w:val="25"/>
  </w:num>
  <w:num w:numId="10">
    <w:abstractNumId w:val="39"/>
  </w:num>
  <w:num w:numId="11">
    <w:abstractNumId w:val="5"/>
  </w:num>
  <w:num w:numId="12">
    <w:abstractNumId w:val="21"/>
  </w:num>
  <w:num w:numId="13">
    <w:abstractNumId w:val="1"/>
  </w:num>
  <w:num w:numId="14">
    <w:abstractNumId w:val="31"/>
  </w:num>
  <w:num w:numId="15">
    <w:abstractNumId w:val="19"/>
  </w:num>
  <w:num w:numId="16">
    <w:abstractNumId w:val="3"/>
  </w:num>
  <w:num w:numId="17">
    <w:abstractNumId w:val="41"/>
  </w:num>
  <w:num w:numId="18">
    <w:abstractNumId w:val="24"/>
  </w:num>
  <w:num w:numId="19">
    <w:abstractNumId w:val="13"/>
  </w:num>
  <w:num w:numId="20">
    <w:abstractNumId w:val="17"/>
  </w:num>
  <w:num w:numId="21">
    <w:abstractNumId w:val="36"/>
  </w:num>
  <w:num w:numId="22">
    <w:abstractNumId w:val="8"/>
  </w:num>
  <w:num w:numId="23">
    <w:abstractNumId w:val="0"/>
  </w:num>
  <w:num w:numId="24">
    <w:abstractNumId w:val="29"/>
  </w:num>
  <w:num w:numId="25">
    <w:abstractNumId w:val="40"/>
  </w:num>
  <w:num w:numId="26">
    <w:abstractNumId w:val="34"/>
  </w:num>
  <w:num w:numId="27">
    <w:abstractNumId w:val="38"/>
  </w:num>
  <w:num w:numId="28">
    <w:abstractNumId w:val="43"/>
  </w:num>
  <w:num w:numId="29">
    <w:abstractNumId w:val="15"/>
  </w:num>
  <w:num w:numId="30">
    <w:abstractNumId w:val="14"/>
  </w:num>
  <w:num w:numId="31">
    <w:abstractNumId w:val="9"/>
  </w:num>
  <w:num w:numId="32">
    <w:abstractNumId w:val="42"/>
  </w:num>
  <w:num w:numId="33">
    <w:abstractNumId w:val="35"/>
  </w:num>
  <w:num w:numId="34">
    <w:abstractNumId w:val="28"/>
  </w:num>
  <w:num w:numId="35">
    <w:abstractNumId w:val="26"/>
  </w:num>
  <w:num w:numId="36">
    <w:abstractNumId w:val="22"/>
  </w:num>
  <w:num w:numId="37">
    <w:abstractNumId w:val="44"/>
  </w:num>
  <w:num w:numId="38">
    <w:abstractNumId w:val="32"/>
  </w:num>
  <w:num w:numId="39">
    <w:abstractNumId w:val="11"/>
  </w:num>
  <w:num w:numId="40">
    <w:abstractNumId w:val="30"/>
  </w:num>
  <w:num w:numId="41">
    <w:abstractNumId w:val="2"/>
  </w:num>
  <w:num w:numId="42">
    <w:abstractNumId w:val="33"/>
  </w:num>
  <w:num w:numId="43">
    <w:abstractNumId w:val="16"/>
  </w:num>
  <w:num w:numId="44">
    <w:abstractNumId w:val="7"/>
  </w:num>
  <w:num w:numId="45">
    <w:abstractNumId w:val="23"/>
  </w:num>
  <w:num w:numId="4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1304"/>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49D0"/>
    <w:rsid w:val="00002DCF"/>
    <w:rsid w:val="00023073"/>
    <w:rsid w:val="000A0CD6"/>
    <w:rsid w:val="000B60C5"/>
    <w:rsid w:val="001249D0"/>
    <w:rsid w:val="001347D9"/>
    <w:rsid w:val="001A6789"/>
    <w:rsid w:val="001F097D"/>
    <w:rsid w:val="002E0E07"/>
    <w:rsid w:val="00314A4E"/>
    <w:rsid w:val="0032342D"/>
    <w:rsid w:val="00385692"/>
    <w:rsid w:val="003933D2"/>
    <w:rsid w:val="00432A75"/>
    <w:rsid w:val="00481AE1"/>
    <w:rsid w:val="004B5CA7"/>
    <w:rsid w:val="00553C64"/>
    <w:rsid w:val="0056051D"/>
    <w:rsid w:val="00575BB1"/>
    <w:rsid w:val="00582504"/>
    <w:rsid w:val="005841E1"/>
    <w:rsid w:val="005E4066"/>
    <w:rsid w:val="005F7E00"/>
    <w:rsid w:val="00637D5E"/>
    <w:rsid w:val="006920B6"/>
    <w:rsid w:val="006944C5"/>
    <w:rsid w:val="006C6A72"/>
    <w:rsid w:val="006C7DB0"/>
    <w:rsid w:val="006D632F"/>
    <w:rsid w:val="0072442B"/>
    <w:rsid w:val="00776A45"/>
    <w:rsid w:val="007C6F64"/>
    <w:rsid w:val="008145F0"/>
    <w:rsid w:val="00833876"/>
    <w:rsid w:val="00863E35"/>
    <w:rsid w:val="008906B3"/>
    <w:rsid w:val="009236A8"/>
    <w:rsid w:val="0094083F"/>
    <w:rsid w:val="00961F4F"/>
    <w:rsid w:val="00A14EC2"/>
    <w:rsid w:val="00A220C2"/>
    <w:rsid w:val="00B06EAE"/>
    <w:rsid w:val="00B83292"/>
    <w:rsid w:val="00B85439"/>
    <w:rsid w:val="00BC35D3"/>
    <w:rsid w:val="00C8248E"/>
    <w:rsid w:val="00CB3B27"/>
    <w:rsid w:val="00CF017F"/>
    <w:rsid w:val="00D0686F"/>
    <w:rsid w:val="00DE236B"/>
    <w:rsid w:val="00E3694A"/>
    <w:rsid w:val="00EC4AD9"/>
    <w:rsid w:val="00EE5850"/>
    <w:rsid w:val="00FC2A07"/>
    <w:rsid w:val="00FF5DF2"/>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eastAsia="en-US"/>
    </w:rPr>
  </w:style>
  <w:style w:type="paragraph" w:styleId="Heading1">
    <w:name w:val="heading 1"/>
    <w:basedOn w:val="Normal"/>
    <w:next w:val="Normal"/>
    <w:link w:val="Heading1Char"/>
    <w:uiPriority w:val="9"/>
    <w:qFormat/>
    <w:rsid w:val="009C1176"/>
    <w:pPr>
      <w:keepNext/>
      <w:spacing w:before="240" w:after="60"/>
      <w:outlineLvl w:val="0"/>
    </w:pPr>
    <w:rPr>
      <w:rFonts w:ascii="Cambria" w:hAnsi="Cambria"/>
      <w:b/>
      <w:bCs/>
      <w:kern w:val="32"/>
      <w:sz w:val="32"/>
      <w:szCs w:val="32"/>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HTMLPreformatted">
    <w:name w:val="HTML Preformatted"/>
    <w:aliases w:val=" förformatera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lang w:val="en-US"/>
    </w:rPr>
  </w:style>
  <w:style w:type="paragraph" w:styleId="DocumentMap">
    <w:name w:val="Document Map"/>
    <w:basedOn w:val="Normal"/>
    <w:semiHidden/>
    <w:pPr>
      <w:shd w:val="clear" w:color="auto" w:fill="000080"/>
    </w:pPr>
    <w:rPr>
      <w:rFonts w:ascii="Tahoma" w:hAnsi="Tahoma" w:cs="Tahoma"/>
    </w:rPr>
  </w:style>
  <w:style w:type="character" w:styleId="FollowedHyperlink">
    <w:name w:val="FollowedHyperlink"/>
    <w:rPr>
      <w:color w:val="800080"/>
      <w:u w:val="single"/>
    </w:rPr>
  </w:style>
  <w:style w:type="paragraph" w:styleId="NormalWeb">
    <w:name w:val="Normal (Web)"/>
    <w:aliases w:val=" webb"/>
    <w:basedOn w:val="Normal"/>
    <w:pPr>
      <w:spacing w:before="100" w:beforeAutospacing="1" w:after="100" w:afterAutospacing="1"/>
    </w:pPr>
    <w:rPr>
      <w:sz w:val="24"/>
      <w:szCs w:val="24"/>
      <w:lang w:eastAsia="sv-SE"/>
    </w:rPr>
  </w:style>
  <w:style w:type="character" w:styleId="Emphasis">
    <w:name w:val="Emphasis"/>
    <w:qFormat/>
    <w:rPr>
      <w:i/>
      <w:iCs/>
    </w:rPr>
  </w:style>
  <w:style w:type="paragraph" w:styleId="BodyText">
    <w:name w:val="Body Text"/>
    <w:basedOn w:val="Normal"/>
    <w:pPr>
      <w:spacing w:line="360" w:lineRule="auto"/>
    </w:pPr>
    <w:rPr>
      <w:sz w:val="24"/>
    </w:rPr>
  </w:style>
  <w:style w:type="character" w:styleId="CommentReference">
    <w:name w:val="annotation reference"/>
    <w:uiPriority w:val="99"/>
    <w:semiHidden/>
    <w:unhideWhenUsed/>
    <w:rsid w:val="00CE605A"/>
    <w:rPr>
      <w:sz w:val="16"/>
      <w:szCs w:val="16"/>
    </w:rPr>
  </w:style>
  <w:style w:type="paragraph" w:styleId="CommentText">
    <w:name w:val="annotation text"/>
    <w:basedOn w:val="Normal"/>
    <w:link w:val="CommentTextChar"/>
    <w:uiPriority w:val="99"/>
    <w:semiHidden/>
    <w:unhideWhenUsed/>
    <w:rsid w:val="00CE605A"/>
    <w:rPr>
      <w:lang w:val="x-none"/>
    </w:rPr>
  </w:style>
  <w:style w:type="character" w:customStyle="1" w:styleId="CommentTextChar">
    <w:name w:val="Comment Text Char"/>
    <w:link w:val="CommentText"/>
    <w:uiPriority w:val="99"/>
    <w:semiHidden/>
    <w:rsid w:val="00CE605A"/>
    <w:rPr>
      <w:lang w:eastAsia="en-US"/>
    </w:rPr>
  </w:style>
  <w:style w:type="paragraph" w:styleId="CommentSubject">
    <w:name w:val="annotation subject"/>
    <w:basedOn w:val="CommentText"/>
    <w:next w:val="CommentText"/>
    <w:link w:val="CommentSubjectChar"/>
    <w:uiPriority w:val="99"/>
    <w:semiHidden/>
    <w:unhideWhenUsed/>
    <w:rsid w:val="00CE605A"/>
    <w:rPr>
      <w:b/>
      <w:bCs/>
    </w:rPr>
  </w:style>
  <w:style w:type="character" w:customStyle="1" w:styleId="CommentSubjectChar">
    <w:name w:val="Comment Subject Char"/>
    <w:link w:val="CommentSubject"/>
    <w:uiPriority w:val="99"/>
    <w:semiHidden/>
    <w:rsid w:val="00CE605A"/>
    <w:rPr>
      <w:b/>
      <w:bCs/>
      <w:lang w:eastAsia="en-US"/>
    </w:rPr>
  </w:style>
  <w:style w:type="paragraph" w:styleId="BalloonText">
    <w:name w:val="Balloon Text"/>
    <w:basedOn w:val="Normal"/>
    <w:link w:val="BalloonTextChar"/>
    <w:uiPriority w:val="99"/>
    <w:semiHidden/>
    <w:unhideWhenUsed/>
    <w:rsid w:val="00CE605A"/>
    <w:rPr>
      <w:rFonts w:ascii="Tahoma" w:hAnsi="Tahoma"/>
      <w:sz w:val="16"/>
      <w:szCs w:val="16"/>
      <w:lang w:val="x-none"/>
    </w:rPr>
  </w:style>
  <w:style w:type="character" w:customStyle="1" w:styleId="BalloonTextChar">
    <w:name w:val="Balloon Text Char"/>
    <w:link w:val="BalloonText"/>
    <w:uiPriority w:val="99"/>
    <w:semiHidden/>
    <w:rsid w:val="00CE605A"/>
    <w:rPr>
      <w:rFonts w:ascii="Tahoma" w:hAnsi="Tahoma" w:cs="Tahoma"/>
      <w:sz w:val="16"/>
      <w:szCs w:val="16"/>
      <w:lang w:eastAsia="en-US"/>
    </w:rPr>
  </w:style>
  <w:style w:type="paragraph" w:styleId="Title">
    <w:name w:val="Title"/>
    <w:basedOn w:val="Normal"/>
    <w:next w:val="Normal"/>
    <w:link w:val="TitleChar"/>
    <w:uiPriority w:val="10"/>
    <w:qFormat/>
    <w:rsid w:val="009C1176"/>
    <w:pPr>
      <w:spacing w:before="240" w:after="60"/>
      <w:jc w:val="center"/>
      <w:outlineLvl w:val="0"/>
    </w:pPr>
    <w:rPr>
      <w:rFonts w:ascii="Cambria" w:hAnsi="Cambria"/>
      <w:b/>
      <w:bCs/>
      <w:kern w:val="28"/>
      <w:sz w:val="32"/>
      <w:szCs w:val="32"/>
      <w:lang w:val="x-none"/>
    </w:rPr>
  </w:style>
  <w:style w:type="character" w:customStyle="1" w:styleId="TitleChar">
    <w:name w:val="Title Char"/>
    <w:link w:val="Title"/>
    <w:uiPriority w:val="10"/>
    <w:rsid w:val="009C1176"/>
    <w:rPr>
      <w:rFonts w:ascii="Cambria" w:eastAsia="Times New Roman" w:hAnsi="Cambria" w:cs="Times New Roman"/>
      <w:b/>
      <w:bCs/>
      <w:kern w:val="28"/>
      <w:sz w:val="32"/>
      <w:szCs w:val="32"/>
      <w:lang w:eastAsia="en-US"/>
    </w:rPr>
  </w:style>
  <w:style w:type="character" w:customStyle="1" w:styleId="Heading1Char">
    <w:name w:val="Heading 1 Char"/>
    <w:link w:val="Heading1"/>
    <w:uiPriority w:val="9"/>
    <w:rsid w:val="009C1176"/>
    <w:rPr>
      <w:rFonts w:ascii="Cambria" w:eastAsia="Times New Roman" w:hAnsi="Cambria" w:cs="Times New Roman"/>
      <w:b/>
      <w:bCs/>
      <w:kern w:val="32"/>
      <w:sz w:val="32"/>
      <w:szCs w:val="32"/>
      <w:lang w:eastAsia="en-US"/>
    </w:rPr>
  </w:style>
  <w:style w:type="paragraph" w:styleId="Header">
    <w:name w:val="header"/>
    <w:basedOn w:val="Normal"/>
    <w:link w:val="HeaderChar"/>
    <w:uiPriority w:val="99"/>
    <w:semiHidden/>
    <w:unhideWhenUsed/>
    <w:rsid w:val="003A3EEA"/>
    <w:pPr>
      <w:tabs>
        <w:tab w:val="center" w:pos="4320"/>
        <w:tab w:val="right" w:pos="8640"/>
      </w:tabs>
    </w:pPr>
  </w:style>
  <w:style w:type="character" w:customStyle="1" w:styleId="HeaderChar">
    <w:name w:val="Header Char"/>
    <w:basedOn w:val="DefaultParagraphFont"/>
    <w:link w:val="Header"/>
    <w:uiPriority w:val="99"/>
    <w:semiHidden/>
    <w:rsid w:val="003A3EEA"/>
    <w:rPr>
      <w:lang w:val="sv-SE"/>
    </w:rPr>
  </w:style>
  <w:style w:type="paragraph" w:styleId="Footer">
    <w:name w:val="footer"/>
    <w:basedOn w:val="Normal"/>
    <w:link w:val="FooterChar"/>
    <w:uiPriority w:val="99"/>
    <w:semiHidden/>
    <w:unhideWhenUsed/>
    <w:rsid w:val="003A3EEA"/>
    <w:pPr>
      <w:tabs>
        <w:tab w:val="center" w:pos="4320"/>
        <w:tab w:val="right" w:pos="8640"/>
      </w:tabs>
    </w:pPr>
  </w:style>
  <w:style w:type="character" w:customStyle="1" w:styleId="FooterChar">
    <w:name w:val="Footer Char"/>
    <w:basedOn w:val="DefaultParagraphFont"/>
    <w:link w:val="Footer"/>
    <w:uiPriority w:val="99"/>
    <w:semiHidden/>
    <w:rsid w:val="003A3EEA"/>
    <w:rPr>
      <w:lang w:val="sv-S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eastAsia="en-US"/>
    </w:rPr>
  </w:style>
  <w:style w:type="paragraph" w:styleId="Heading1">
    <w:name w:val="heading 1"/>
    <w:basedOn w:val="Normal"/>
    <w:next w:val="Normal"/>
    <w:link w:val="Heading1Char"/>
    <w:uiPriority w:val="9"/>
    <w:qFormat/>
    <w:rsid w:val="009C1176"/>
    <w:pPr>
      <w:keepNext/>
      <w:spacing w:before="240" w:after="60"/>
      <w:outlineLvl w:val="0"/>
    </w:pPr>
    <w:rPr>
      <w:rFonts w:ascii="Cambria" w:hAnsi="Cambria"/>
      <w:b/>
      <w:bCs/>
      <w:kern w:val="32"/>
      <w:sz w:val="32"/>
      <w:szCs w:val="32"/>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HTMLPreformatted">
    <w:name w:val="HTML Preformatted"/>
    <w:aliases w:val=" förformatera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lang w:val="en-US"/>
    </w:rPr>
  </w:style>
  <w:style w:type="paragraph" w:styleId="DocumentMap">
    <w:name w:val="Document Map"/>
    <w:basedOn w:val="Normal"/>
    <w:semiHidden/>
    <w:pPr>
      <w:shd w:val="clear" w:color="auto" w:fill="000080"/>
    </w:pPr>
    <w:rPr>
      <w:rFonts w:ascii="Tahoma" w:hAnsi="Tahoma" w:cs="Tahoma"/>
    </w:rPr>
  </w:style>
  <w:style w:type="character" w:styleId="FollowedHyperlink">
    <w:name w:val="FollowedHyperlink"/>
    <w:rPr>
      <w:color w:val="800080"/>
      <w:u w:val="single"/>
    </w:rPr>
  </w:style>
  <w:style w:type="paragraph" w:styleId="NormalWeb">
    <w:name w:val="Normal (Web)"/>
    <w:aliases w:val=" webb"/>
    <w:basedOn w:val="Normal"/>
    <w:pPr>
      <w:spacing w:before="100" w:beforeAutospacing="1" w:after="100" w:afterAutospacing="1"/>
    </w:pPr>
    <w:rPr>
      <w:sz w:val="24"/>
      <w:szCs w:val="24"/>
      <w:lang w:eastAsia="sv-SE"/>
    </w:rPr>
  </w:style>
  <w:style w:type="character" w:styleId="Emphasis">
    <w:name w:val="Emphasis"/>
    <w:qFormat/>
    <w:rPr>
      <w:i/>
      <w:iCs/>
    </w:rPr>
  </w:style>
  <w:style w:type="paragraph" w:styleId="BodyText">
    <w:name w:val="Body Text"/>
    <w:basedOn w:val="Normal"/>
    <w:pPr>
      <w:spacing w:line="360" w:lineRule="auto"/>
    </w:pPr>
    <w:rPr>
      <w:sz w:val="24"/>
    </w:rPr>
  </w:style>
  <w:style w:type="character" w:styleId="CommentReference">
    <w:name w:val="annotation reference"/>
    <w:uiPriority w:val="99"/>
    <w:semiHidden/>
    <w:unhideWhenUsed/>
    <w:rsid w:val="00CE605A"/>
    <w:rPr>
      <w:sz w:val="16"/>
      <w:szCs w:val="16"/>
    </w:rPr>
  </w:style>
  <w:style w:type="paragraph" w:styleId="CommentText">
    <w:name w:val="annotation text"/>
    <w:basedOn w:val="Normal"/>
    <w:link w:val="CommentTextChar"/>
    <w:uiPriority w:val="99"/>
    <w:semiHidden/>
    <w:unhideWhenUsed/>
    <w:rsid w:val="00CE605A"/>
    <w:rPr>
      <w:lang w:val="x-none"/>
    </w:rPr>
  </w:style>
  <w:style w:type="character" w:customStyle="1" w:styleId="CommentTextChar">
    <w:name w:val="Comment Text Char"/>
    <w:link w:val="CommentText"/>
    <w:uiPriority w:val="99"/>
    <w:semiHidden/>
    <w:rsid w:val="00CE605A"/>
    <w:rPr>
      <w:lang w:eastAsia="en-US"/>
    </w:rPr>
  </w:style>
  <w:style w:type="paragraph" w:styleId="CommentSubject">
    <w:name w:val="annotation subject"/>
    <w:basedOn w:val="CommentText"/>
    <w:next w:val="CommentText"/>
    <w:link w:val="CommentSubjectChar"/>
    <w:uiPriority w:val="99"/>
    <w:semiHidden/>
    <w:unhideWhenUsed/>
    <w:rsid w:val="00CE605A"/>
    <w:rPr>
      <w:b/>
      <w:bCs/>
    </w:rPr>
  </w:style>
  <w:style w:type="character" w:customStyle="1" w:styleId="CommentSubjectChar">
    <w:name w:val="Comment Subject Char"/>
    <w:link w:val="CommentSubject"/>
    <w:uiPriority w:val="99"/>
    <w:semiHidden/>
    <w:rsid w:val="00CE605A"/>
    <w:rPr>
      <w:b/>
      <w:bCs/>
      <w:lang w:eastAsia="en-US"/>
    </w:rPr>
  </w:style>
  <w:style w:type="paragraph" w:styleId="BalloonText">
    <w:name w:val="Balloon Text"/>
    <w:basedOn w:val="Normal"/>
    <w:link w:val="BalloonTextChar"/>
    <w:uiPriority w:val="99"/>
    <w:semiHidden/>
    <w:unhideWhenUsed/>
    <w:rsid w:val="00CE605A"/>
    <w:rPr>
      <w:rFonts w:ascii="Tahoma" w:hAnsi="Tahoma"/>
      <w:sz w:val="16"/>
      <w:szCs w:val="16"/>
      <w:lang w:val="x-none"/>
    </w:rPr>
  </w:style>
  <w:style w:type="character" w:customStyle="1" w:styleId="BalloonTextChar">
    <w:name w:val="Balloon Text Char"/>
    <w:link w:val="BalloonText"/>
    <w:uiPriority w:val="99"/>
    <w:semiHidden/>
    <w:rsid w:val="00CE605A"/>
    <w:rPr>
      <w:rFonts w:ascii="Tahoma" w:hAnsi="Tahoma" w:cs="Tahoma"/>
      <w:sz w:val="16"/>
      <w:szCs w:val="16"/>
      <w:lang w:eastAsia="en-US"/>
    </w:rPr>
  </w:style>
  <w:style w:type="paragraph" w:styleId="Title">
    <w:name w:val="Title"/>
    <w:basedOn w:val="Normal"/>
    <w:next w:val="Normal"/>
    <w:link w:val="TitleChar"/>
    <w:uiPriority w:val="10"/>
    <w:qFormat/>
    <w:rsid w:val="009C1176"/>
    <w:pPr>
      <w:spacing w:before="240" w:after="60"/>
      <w:jc w:val="center"/>
      <w:outlineLvl w:val="0"/>
    </w:pPr>
    <w:rPr>
      <w:rFonts w:ascii="Cambria" w:hAnsi="Cambria"/>
      <w:b/>
      <w:bCs/>
      <w:kern w:val="28"/>
      <w:sz w:val="32"/>
      <w:szCs w:val="32"/>
      <w:lang w:val="x-none"/>
    </w:rPr>
  </w:style>
  <w:style w:type="character" w:customStyle="1" w:styleId="TitleChar">
    <w:name w:val="Title Char"/>
    <w:link w:val="Title"/>
    <w:uiPriority w:val="10"/>
    <w:rsid w:val="009C1176"/>
    <w:rPr>
      <w:rFonts w:ascii="Cambria" w:eastAsia="Times New Roman" w:hAnsi="Cambria" w:cs="Times New Roman"/>
      <w:b/>
      <w:bCs/>
      <w:kern w:val="28"/>
      <w:sz w:val="32"/>
      <w:szCs w:val="32"/>
      <w:lang w:eastAsia="en-US"/>
    </w:rPr>
  </w:style>
  <w:style w:type="character" w:customStyle="1" w:styleId="Heading1Char">
    <w:name w:val="Heading 1 Char"/>
    <w:link w:val="Heading1"/>
    <w:uiPriority w:val="9"/>
    <w:rsid w:val="009C1176"/>
    <w:rPr>
      <w:rFonts w:ascii="Cambria" w:eastAsia="Times New Roman" w:hAnsi="Cambria" w:cs="Times New Roman"/>
      <w:b/>
      <w:bCs/>
      <w:kern w:val="32"/>
      <w:sz w:val="32"/>
      <w:szCs w:val="32"/>
      <w:lang w:eastAsia="en-US"/>
    </w:rPr>
  </w:style>
  <w:style w:type="paragraph" w:styleId="Header">
    <w:name w:val="header"/>
    <w:basedOn w:val="Normal"/>
    <w:link w:val="HeaderChar"/>
    <w:uiPriority w:val="99"/>
    <w:semiHidden/>
    <w:unhideWhenUsed/>
    <w:rsid w:val="003A3EEA"/>
    <w:pPr>
      <w:tabs>
        <w:tab w:val="center" w:pos="4320"/>
        <w:tab w:val="right" w:pos="8640"/>
      </w:tabs>
    </w:pPr>
  </w:style>
  <w:style w:type="character" w:customStyle="1" w:styleId="HeaderChar">
    <w:name w:val="Header Char"/>
    <w:basedOn w:val="DefaultParagraphFont"/>
    <w:link w:val="Header"/>
    <w:uiPriority w:val="99"/>
    <w:semiHidden/>
    <w:rsid w:val="003A3EEA"/>
    <w:rPr>
      <w:lang w:val="sv-SE"/>
    </w:rPr>
  </w:style>
  <w:style w:type="paragraph" w:styleId="Footer">
    <w:name w:val="footer"/>
    <w:basedOn w:val="Normal"/>
    <w:link w:val="FooterChar"/>
    <w:uiPriority w:val="99"/>
    <w:semiHidden/>
    <w:unhideWhenUsed/>
    <w:rsid w:val="003A3EEA"/>
    <w:pPr>
      <w:tabs>
        <w:tab w:val="center" w:pos="4320"/>
        <w:tab w:val="right" w:pos="8640"/>
      </w:tabs>
    </w:pPr>
  </w:style>
  <w:style w:type="character" w:customStyle="1" w:styleId="FooterChar">
    <w:name w:val="Footer Char"/>
    <w:basedOn w:val="DefaultParagraphFont"/>
    <w:link w:val="Footer"/>
    <w:uiPriority w:val="99"/>
    <w:semiHidden/>
    <w:rsid w:val="003A3EEA"/>
    <w:rPr>
      <w:lang w:val="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629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TotalTime>
  <Pages>105</Pages>
  <Words>22820</Words>
  <Characters>120948</Characters>
  <Application>Microsoft Office Word</Application>
  <DocSecurity>0</DocSecurity>
  <Lines>1007</Lines>
  <Paragraphs>286</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VARULVEN I MALMÖ</vt:lpstr>
      <vt:lpstr>VARULVEN I MALMÖ</vt:lpstr>
    </vt:vector>
  </TitlesOfParts>
  <Company>Arkadfilm</Company>
  <LinksUpToDate>false</LinksUpToDate>
  <CharactersWithSpaces>143482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VARULVEN I MALMÖ</dc:title>
  <dc:creator>Jesus Petterson</dc:creator>
  <cp:lastModifiedBy>Niklas</cp:lastModifiedBy>
  <cp:revision>10</cp:revision>
  <cp:lastPrinted>2009-06-10T08:47:00Z</cp:lastPrinted>
  <dcterms:created xsi:type="dcterms:W3CDTF">2011-02-09T12:15:00Z</dcterms:created>
  <dcterms:modified xsi:type="dcterms:W3CDTF">2011-05-20T17:04:00Z</dcterms:modified>
</cp:coreProperties>
</file>